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A6ACE" w14:textId="77777777" w:rsidR="00C7664B" w:rsidRPr="00C7664B" w:rsidRDefault="00C7664B" w:rsidP="00C7664B">
      <w:pPr>
        <w:pStyle w:val="Title"/>
        <w:rPr>
          <w:lang w:eastAsia="en-GB"/>
        </w:rPr>
      </w:pPr>
      <w:r w:rsidRPr="00C7664B">
        <w:rPr>
          <w:lang w:eastAsia="en-GB"/>
        </w:rPr>
        <w:t>Privacy policy</w:t>
      </w:r>
    </w:p>
    <w:p w14:paraId="0270277F" w14:textId="686A44E9" w:rsidR="00C7664B" w:rsidRPr="00C7664B" w:rsidRDefault="00C7664B" w:rsidP="00C7664B">
      <w:pPr>
        <w:rPr>
          <w:spacing w:val="0"/>
          <w:lang w:val="en-GB" w:eastAsia="en-GB"/>
        </w:rPr>
      </w:pPr>
      <w:r w:rsidRPr="00C7664B">
        <w:rPr>
          <w:b/>
          <w:bCs/>
          <w:spacing w:val="0"/>
          <w:lang w:val="en-GB" w:eastAsia="en-GB"/>
        </w:rPr>
        <w:t>Effective date:</w:t>
      </w:r>
      <w:r w:rsidRPr="00C7664B">
        <w:rPr>
          <w:spacing w:val="0"/>
          <w:lang w:val="en-GB" w:eastAsia="en-GB"/>
        </w:rPr>
        <w:t xml:space="preserve"> </w:t>
      </w:r>
      <w:r w:rsidRPr="00C7664B">
        <w:rPr>
          <w:spacing w:val="0"/>
          <w:lang w:val="en-GB" w:eastAsia="en-GB"/>
        </w:rPr>
        <w:t>10</w:t>
      </w:r>
      <w:r w:rsidRPr="00C7664B">
        <w:rPr>
          <w:spacing w:val="0"/>
          <w:vertAlign w:val="superscript"/>
          <w:lang w:val="en-GB" w:eastAsia="en-GB"/>
        </w:rPr>
        <w:t>th</w:t>
      </w:r>
      <w:r w:rsidRPr="00C7664B">
        <w:rPr>
          <w:spacing w:val="0"/>
          <w:lang w:val="en-GB" w:eastAsia="en-GB"/>
        </w:rPr>
        <w:t xml:space="preserve"> October 2025</w:t>
      </w:r>
    </w:p>
    <w:p w14:paraId="23A7F1A1" w14:textId="4FE291A9" w:rsidR="00C7664B" w:rsidRPr="00C7664B" w:rsidRDefault="00C7664B" w:rsidP="00C7664B">
      <w:pPr>
        <w:rPr>
          <w:spacing w:val="0"/>
          <w:lang w:val="en-GB" w:eastAsia="en-GB"/>
        </w:rPr>
      </w:pPr>
      <w:r w:rsidRPr="00C7664B">
        <w:rPr>
          <w:spacing w:val="0"/>
          <w:lang w:val="en-GB" w:eastAsia="en-GB"/>
        </w:rPr>
        <w:t xml:space="preserve">Common Seas (“us”, “we”, or “our”) operates the </w:t>
      </w:r>
      <w:hyperlink r:id="rId11" w:history="1">
        <w:r w:rsidRPr="00C7664B">
          <w:rPr>
            <w:rStyle w:val="Hyperlink"/>
            <w:rFonts w:asciiTheme="minorHAnsi" w:hAnsiTheme="minorHAnsi" w:cstheme="minorHAnsi"/>
            <w:spacing w:val="0"/>
            <w:lang w:val="en-GB" w:eastAsia="en-GB"/>
          </w:rPr>
          <w:t>www.plasticcleverschools.org</w:t>
        </w:r>
      </w:hyperlink>
      <w:r w:rsidRPr="00C7664B">
        <w:rPr>
          <w:spacing w:val="0"/>
          <w:lang w:val="en-GB" w:eastAsia="en-GB"/>
        </w:rPr>
        <w:t xml:space="preserve"> and </w:t>
      </w:r>
      <w:hyperlink r:id="rId12" w:history="1">
        <w:r w:rsidRPr="00C7664B">
          <w:rPr>
            <w:rStyle w:val="Hyperlink"/>
            <w:rFonts w:asciiTheme="minorHAnsi" w:hAnsiTheme="minorHAnsi" w:cstheme="minorHAnsi"/>
            <w:spacing w:val="0"/>
            <w:lang w:val="en-GB" w:eastAsia="en-GB"/>
          </w:rPr>
          <w:t>www.plasticcleverschools.co.uk</w:t>
        </w:r>
      </w:hyperlink>
      <w:r w:rsidRPr="00C7664B">
        <w:rPr>
          <w:spacing w:val="0"/>
          <w:lang w:val="en-GB" w:eastAsia="en-GB"/>
        </w:rPr>
        <w:t xml:space="preserve">  </w:t>
      </w:r>
      <w:r w:rsidRPr="00C7664B">
        <w:rPr>
          <w:spacing w:val="0"/>
          <w:lang w:val="en-GB" w:eastAsia="en-GB"/>
        </w:rPr>
        <w:t>website</w:t>
      </w:r>
      <w:r w:rsidRPr="00C7664B">
        <w:rPr>
          <w:spacing w:val="0"/>
          <w:lang w:val="en-GB" w:eastAsia="en-GB"/>
        </w:rPr>
        <w:t>s</w:t>
      </w:r>
      <w:r w:rsidRPr="00C7664B">
        <w:rPr>
          <w:spacing w:val="0"/>
          <w:lang w:val="en-GB" w:eastAsia="en-GB"/>
        </w:rPr>
        <w:t xml:space="preserve"> (hereinafter referred to as the “Service”).</w:t>
      </w:r>
    </w:p>
    <w:p w14:paraId="7CED73B2" w14:textId="77777777" w:rsidR="00C7664B" w:rsidRPr="00C7664B" w:rsidRDefault="00C7664B" w:rsidP="00C7664B">
      <w:pPr>
        <w:rPr>
          <w:spacing w:val="0"/>
          <w:lang w:val="en-GB" w:eastAsia="en-GB"/>
        </w:rPr>
      </w:pPr>
      <w:r w:rsidRPr="00C7664B">
        <w:rPr>
          <w:spacing w:val="0"/>
          <w:lang w:val="en-GB" w:eastAsia="en-GB"/>
        </w:rPr>
        <w:t>This page informs you of our policies regarding the collection, use and disclosure of personal data when you use our Service and the choices you have associated with that data.</w:t>
      </w:r>
    </w:p>
    <w:p w14:paraId="3C7C6C13" w14:textId="77777777" w:rsidR="00C7664B" w:rsidRPr="00C7664B" w:rsidRDefault="00C7664B" w:rsidP="00C7664B">
      <w:pPr>
        <w:rPr>
          <w:spacing w:val="0"/>
          <w:lang w:val="en-GB" w:eastAsia="en-GB"/>
        </w:rPr>
      </w:pPr>
      <w:r w:rsidRPr="00C7664B">
        <w:rPr>
          <w:spacing w:val="0"/>
          <w:lang w:val="en-GB" w:eastAsia="en-GB"/>
        </w:rPr>
        <w:t>We use your data to provide and improve the Service. By using the Service, you agree to the collection and use of information in accordance with this policy. Unless otherwise defined in this Privacy Policy, the terms used in this Privacy Policy have the same meanings as in our Terms and Conditions, accessible from https://commonseas.com</w:t>
      </w:r>
    </w:p>
    <w:p w14:paraId="0C4AEAD9" w14:textId="77777777" w:rsidR="00C7664B" w:rsidRPr="00C7664B" w:rsidRDefault="00C7664B" w:rsidP="00C7664B">
      <w:pPr>
        <w:pStyle w:val="Heading1"/>
      </w:pPr>
      <w:r w:rsidRPr="00C7664B">
        <w:t>Definitions</w:t>
      </w:r>
    </w:p>
    <w:p w14:paraId="3120476C" w14:textId="77777777" w:rsidR="00C7664B" w:rsidRPr="00C7664B" w:rsidRDefault="00C7664B" w:rsidP="00C7664B">
      <w:pPr>
        <w:pStyle w:val="Heading2"/>
        <w:rPr>
          <w:lang w:val="en-GB" w:eastAsia="en-GB"/>
        </w:rPr>
      </w:pPr>
      <w:r w:rsidRPr="00C7664B">
        <w:rPr>
          <w:bdr w:val="none" w:sz="0" w:space="0" w:color="auto" w:frame="1"/>
          <w:lang w:val="en-GB" w:eastAsia="en-GB"/>
        </w:rPr>
        <w:t>Service</w:t>
      </w:r>
    </w:p>
    <w:p w14:paraId="3E60C3BD" w14:textId="41FAD344" w:rsidR="00C7664B" w:rsidRPr="00C7664B" w:rsidRDefault="00C7664B" w:rsidP="00C7664B">
      <w:pPr>
        <w:rPr>
          <w:spacing w:val="0"/>
          <w:lang w:val="en-GB" w:eastAsia="en-GB"/>
        </w:rPr>
      </w:pPr>
      <w:r w:rsidRPr="00C7664B">
        <w:rPr>
          <w:spacing w:val="0"/>
          <w:lang w:val="en-GB" w:eastAsia="en-GB"/>
        </w:rPr>
        <w:t xml:space="preserve">Service includes the </w:t>
      </w:r>
      <w:hyperlink r:id="rId13" w:history="1">
        <w:r w:rsidRPr="00C7664B">
          <w:rPr>
            <w:rStyle w:val="Hyperlink"/>
            <w:rFonts w:asciiTheme="minorHAnsi" w:hAnsiTheme="minorHAnsi" w:cstheme="minorHAnsi"/>
            <w:spacing w:val="0"/>
            <w:lang w:val="en-GB" w:eastAsia="en-GB"/>
          </w:rPr>
          <w:t>www.plasticcleverschools.org</w:t>
        </w:r>
      </w:hyperlink>
      <w:r w:rsidRPr="00C7664B">
        <w:rPr>
          <w:spacing w:val="0"/>
          <w:lang w:val="en-GB" w:eastAsia="en-GB"/>
        </w:rPr>
        <w:t xml:space="preserve"> and </w:t>
      </w:r>
      <w:hyperlink r:id="rId14" w:history="1">
        <w:r w:rsidRPr="00C7664B">
          <w:rPr>
            <w:rStyle w:val="Hyperlink"/>
            <w:rFonts w:asciiTheme="minorHAnsi" w:hAnsiTheme="minorHAnsi" w:cstheme="minorHAnsi"/>
            <w:spacing w:val="0"/>
            <w:lang w:val="en-GB" w:eastAsia="en-GB"/>
          </w:rPr>
          <w:t>www.plasticcleverschools.co.uk</w:t>
        </w:r>
      </w:hyperlink>
      <w:r w:rsidRPr="00C7664B">
        <w:rPr>
          <w:spacing w:val="0"/>
          <w:lang w:val="en-GB" w:eastAsia="en-GB"/>
        </w:rPr>
        <w:t xml:space="preserve">  websites</w:t>
      </w:r>
      <w:r>
        <w:rPr>
          <w:spacing w:val="0"/>
          <w:lang w:val="en-GB" w:eastAsia="en-GB"/>
        </w:rPr>
        <w:t xml:space="preserve"> </w:t>
      </w:r>
      <w:r w:rsidRPr="00C7664B">
        <w:rPr>
          <w:spacing w:val="0"/>
          <w:lang w:val="en-GB" w:eastAsia="en-GB"/>
        </w:rPr>
        <w:t>operated by Common Seas and other services we provide.</w:t>
      </w:r>
    </w:p>
    <w:p w14:paraId="21420AC5" w14:textId="77777777" w:rsidR="00C7664B" w:rsidRPr="00C7664B" w:rsidRDefault="00C7664B" w:rsidP="00C7664B">
      <w:pPr>
        <w:pStyle w:val="Heading2"/>
        <w:rPr>
          <w:lang w:val="en-GB" w:eastAsia="en-GB"/>
        </w:rPr>
      </w:pPr>
      <w:r w:rsidRPr="00C7664B">
        <w:rPr>
          <w:bdr w:val="none" w:sz="0" w:space="0" w:color="auto" w:frame="1"/>
          <w:lang w:val="en-GB" w:eastAsia="en-GB"/>
        </w:rPr>
        <w:t>Personal Data</w:t>
      </w:r>
    </w:p>
    <w:p w14:paraId="7DA3EAA0" w14:textId="77777777" w:rsidR="00C7664B" w:rsidRPr="00C7664B" w:rsidRDefault="00C7664B" w:rsidP="00C7664B">
      <w:pPr>
        <w:rPr>
          <w:spacing w:val="0"/>
          <w:lang w:val="en-GB" w:eastAsia="en-GB"/>
        </w:rPr>
      </w:pPr>
      <w:r w:rsidRPr="00C7664B">
        <w:rPr>
          <w:spacing w:val="0"/>
          <w:lang w:val="en-GB" w:eastAsia="en-GB"/>
        </w:rPr>
        <w:t>Personal Data means data about a living individual who can be identified from those data (or from those and other information either in our possession or likely to come into our possession).</w:t>
      </w:r>
    </w:p>
    <w:p w14:paraId="146CEBC5" w14:textId="77777777" w:rsidR="00C7664B" w:rsidRPr="00C7664B" w:rsidRDefault="00C7664B" w:rsidP="00C7664B">
      <w:pPr>
        <w:pStyle w:val="Heading2"/>
        <w:rPr>
          <w:lang w:val="en-GB" w:eastAsia="en-GB"/>
        </w:rPr>
      </w:pPr>
      <w:r w:rsidRPr="00C7664B">
        <w:rPr>
          <w:bdr w:val="none" w:sz="0" w:space="0" w:color="auto" w:frame="1"/>
          <w:lang w:val="en-GB" w:eastAsia="en-GB"/>
        </w:rPr>
        <w:t>Usage Data</w:t>
      </w:r>
    </w:p>
    <w:p w14:paraId="319DB0EB" w14:textId="77777777" w:rsidR="00C7664B" w:rsidRPr="00C7664B" w:rsidRDefault="00C7664B" w:rsidP="00C7664B">
      <w:pPr>
        <w:rPr>
          <w:spacing w:val="0"/>
          <w:lang w:val="en-GB" w:eastAsia="en-GB"/>
        </w:rPr>
      </w:pPr>
      <w:r w:rsidRPr="00C7664B">
        <w:rPr>
          <w:spacing w:val="0"/>
          <w:lang w:val="en-GB" w:eastAsia="en-GB"/>
        </w:rPr>
        <w:t>Usage Data is data collected automatically either generated by the use of the Service or from the Service infrastructure itself (for example, the duration of a page visit).</w:t>
      </w:r>
    </w:p>
    <w:p w14:paraId="099904BC" w14:textId="77777777" w:rsidR="00C7664B" w:rsidRPr="00C7664B" w:rsidRDefault="00C7664B" w:rsidP="00C7664B">
      <w:pPr>
        <w:pStyle w:val="Heading2"/>
        <w:rPr>
          <w:lang w:val="en-GB" w:eastAsia="en-GB"/>
        </w:rPr>
      </w:pPr>
      <w:r w:rsidRPr="00C7664B">
        <w:rPr>
          <w:bdr w:val="none" w:sz="0" w:space="0" w:color="auto" w:frame="1"/>
          <w:lang w:val="en-GB" w:eastAsia="en-GB"/>
        </w:rPr>
        <w:t>Cookies</w:t>
      </w:r>
    </w:p>
    <w:p w14:paraId="4E576036" w14:textId="77777777" w:rsidR="00C7664B" w:rsidRPr="00C7664B" w:rsidRDefault="00C7664B" w:rsidP="00C7664B">
      <w:pPr>
        <w:rPr>
          <w:spacing w:val="0"/>
          <w:lang w:val="en-GB" w:eastAsia="en-GB"/>
        </w:rPr>
      </w:pPr>
      <w:r w:rsidRPr="00C7664B">
        <w:rPr>
          <w:spacing w:val="0"/>
          <w:lang w:val="en-GB" w:eastAsia="en-GB"/>
        </w:rPr>
        <w:t>Cookies are small files stored on your device (computer or mobile device).</w:t>
      </w:r>
    </w:p>
    <w:p w14:paraId="0912CF23" w14:textId="77777777" w:rsidR="00C7664B" w:rsidRPr="00C7664B" w:rsidRDefault="00C7664B" w:rsidP="00C7664B">
      <w:pPr>
        <w:pStyle w:val="Heading2"/>
        <w:rPr>
          <w:lang w:val="en-GB" w:eastAsia="en-GB"/>
        </w:rPr>
      </w:pPr>
      <w:r w:rsidRPr="00C7664B">
        <w:rPr>
          <w:bdr w:val="none" w:sz="0" w:space="0" w:color="auto" w:frame="1"/>
          <w:lang w:val="en-GB" w:eastAsia="en-GB"/>
        </w:rPr>
        <w:t>Data Controller</w:t>
      </w:r>
    </w:p>
    <w:p w14:paraId="31A12B30" w14:textId="77777777" w:rsidR="00C7664B" w:rsidRPr="00C7664B" w:rsidRDefault="00C7664B" w:rsidP="00C7664B">
      <w:pPr>
        <w:rPr>
          <w:spacing w:val="0"/>
          <w:lang w:val="en-GB" w:eastAsia="en-GB"/>
        </w:rPr>
      </w:pPr>
      <w:r w:rsidRPr="00C7664B">
        <w:rPr>
          <w:spacing w:val="0"/>
          <w:lang w:val="en-GB" w:eastAsia="en-GB"/>
        </w:rPr>
        <w:t>Data Controller means the natural or legal person who (either alone or jointly or in common with other persons) determines the purposes for which and the manner in which any personal information are, or are to be, processed.</w:t>
      </w:r>
    </w:p>
    <w:p w14:paraId="0F029021" w14:textId="77777777" w:rsidR="00C7664B" w:rsidRPr="00C7664B" w:rsidRDefault="00C7664B" w:rsidP="00C7664B">
      <w:pPr>
        <w:rPr>
          <w:spacing w:val="0"/>
          <w:lang w:val="en-GB" w:eastAsia="en-GB"/>
        </w:rPr>
      </w:pPr>
      <w:r w:rsidRPr="00C7664B">
        <w:rPr>
          <w:spacing w:val="0"/>
          <w:lang w:val="en-GB" w:eastAsia="en-GB"/>
        </w:rPr>
        <w:t>For the purpose of this Privacy Policy, we are a Data Controller of your Personal Data.</w:t>
      </w:r>
    </w:p>
    <w:p w14:paraId="70600499" w14:textId="77777777" w:rsidR="00C7664B" w:rsidRPr="00C7664B" w:rsidRDefault="00C7664B" w:rsidP="00C7664B">
      <w:pPr>
        <w:pStyle w:val="Heading2"/>
        <w:rPr>
          <w:lang w:val="en-GB" w:eastAsia="en-GB"/>
        </w:rPr>
      </w:pPr>
      <w:r w:rsidRPr="00C7664B">
        <w:rPr>
          <w:bdr w:val="none" w:sz="0" w:space="0" w:color="auto" w:frame="1"/>
          <w:lang w:val="en-GB" w:eastAsia="en-GB"/>
        </w:rPr>
        <w:t>Data Processors (or Service Providers)</w:t>
      </w:r>
    </w:p>
    <w:p w14:paraId="2E9D4DC8" w14:textId="77777777" w:rsidR="00C7664B" w:rsidRPr="00C7664B" w:rsidRDefault="00C7664B" w:rsidP="00C7664B">
      <w:pPr>
        <w:rPr>
          <w:spacing w:val="0"/>
          <w:lang w:val="en-GB" w:eastAsia="en-GB"/>
        </w:rPr>
      </w:pPr>
      <w:r w:rsidRPr="00C7664B">
        <w:rPr>
          <w:spacing w:val="0"/>
          <w:lang w:val="en-GB" w:eastAsia="en-GB"/>
        </w:rPr>
        <w:t>Data Processor (or Service Provider) means any natural or legal person who processes the data on behalf of the Data Controller.</w:t>
      </w:r>
    </w:p>
    <w:p w14:paraId="63BDB038" w14:textId="77777777" w:rsidR="00C7664B" w:rsidRPr="00C7664B" w:rsidRDefault="00C7664B" w:rsidP="00C7664B">
      <w:pPr>
        <w:rPr>
          <w:spacing w:val="0"/>
          <w:lang w:val="en-GB" w:eastAsia="en-GB"/>
        </w:rPr>
      </w:pPr>
      <w:r w:rsidRPr="00C7664B">
        <w:rPr>
          <w:spacing w:val="0"/>
          <w:lang w:val="en-GB" w:eastAsia="en-GB"/>
        </w:rPr>
        <w:t>We may use the services of various Service Providers in order to process your data more effectively.</w:t>
      </w:r>
    </w:p>
    <w:p w14:paraId="7F1E47E1" w14:textId="77777777" w:rsidR="00C7664B" w:rsidRPr="00C7664B" w:rsidRDefault="00C7664B" w:rsidP="00C7664B">
      <w:pPr>
        <w:pStyle w:val="Heading2"/>
        <w:rPr>
          <w:lang w:val="en-GB" w:eastAsia="en-GB"/>
        </w:rPr>
      </w:pPr>
      <w:r w:rsidRPr="00C7664B">
        <w:rPr>
          <w:bdr w:val="none" w:sz="0" w:space="0" w:color="auto" w:frame="1"/>
          <w:lang w:val="en-GB" w:eastAsia="en-GB"/>
        </w:rPr>
        <w:t>Data Subject (or User)</w:t>
      </w:r>
    </w:p>
    <w:p w14:paraId="47B88663" w14:textId="77777777" w:rsidR="00C7664B" w:rsidRPr="00C7664B" w:rsidRDefault="00C7664B" w:rsidP="00C7664B">
      <w:pPr>
        <w:rPr>
          <w:spacing w:val="0"/>
          <w:lang w:val="en-GB" w:eastAsia="en-GB"/>
        </w:rPr>
      </w:pPr>
      <w:r w:rsidRPr="00C7664B">
        <w:rPr>
          <w:spacing w:val="0"/>
          <w:lang w:val="en-GB" w:eastAsia="en-GB"/>
        </w:rPr>
        <w:t>Data Subject is any living individual who is using our Service and is the subject of Personal Data.</w:t>
      </w:r>
    </w:p>
    <w:p w14:paraId="0D08635A" w14:textId="77777777" w:rsidR="00C7664B" w:rsidRPr="00C7664B" w:rsidRDefault="00C7664B" w:rsidP="003B1586">
      <w:pPr>
        <w:pStyle w:val="Heading1"/>
        <w:rPr>
          <w:lang w:val="en-GB" w:eastAsia="en-GB"/>
        </w:rPr>
      </w:pPr>
      <w:r w:rsidRPr="00C7664B">
        <w:rPr>
          <w:bdr w:val="none" w:sz="0" w:space="0" w:color="auto" w:frame="1"/>
          <w:lang w:val="en-GB" w:eastAsia="en-GB"/>
        </w:rPr>
        <w:lastRenderedPageBreak/>
        <w:t>Information Collection and Use</w:t>
      </w:r>
    </w:p>
    <w:p w14:paraId="15D82FF1" w14:textId="77777777" w:rsidR="00C7664B" w:rsidRPr="00C7664B" w:rsidRDefault="00C7664B" w:rsidP="00C7664B">
      <w:pPr>
        <w:rPr>
          <w:spacing w:val="0"/>
          <w:lang w:val="en-GB" w:eastAsia="en-GB"/>
        </w:rPr>
      </w:pPr>
      <w:r w:rsidRPr="00C7664B">
        <w:rPr>
          <w:spacing w:val="0"/>
          <w:lang w:val="en-GB" w:eastAsia="en-GB"/>
        </w:rPr>
        <w:t>We collect several different types of information for various purposes to provide and improve our Service to you.</w:t>
      </w:r>
    </w:p>
    <w:p w14:paraId="21B3E587" w14:textId="77777777" w:rsidR="00C7664B" w:rsidRPr="00C7664B" w:rsidRDefault="00C7664B" w:rsidP="003B1586">
      <w:pPr>
        <w:pStyle w:val="Heading2"/>
        <w:rPr>
          <w:lang w:val="en-GB" w:eastAsia="en-GB"/>
        </w:rPr>
      </w:pPr>
      <w:r w:rsidRPr="00C7664B">
        <w:rPr>
          <w:bdr w:val="none" w:sz="0" w:space="0" w:color="auto" w:frame="1"/>
          <w:lang w:val="en-GB" w:eastAsia="en-GB"/>
        </w:rPr>
        <w:t>Types of Data Collected</w:t>
      </w:r>
    </w:p>
    <w:p w14:paraId="0D792FA2" w14:textId="77777777" w:rsidR="00C7664B" w:rsidRPr="00C7664B" w:rsidRDefault="00C7664B" w:rsidP="003B1586">
      <w:pPr>
        <w:pStyle w:val="Heading3"/>
        <w:rPr>
          <w:lang w:val="en-GB" w:eastAsia="en-GB"/>
        </w:rPr>
      </w:pPr>
      <w:r w:rsidRPr="00C7664B">
        <w:rPr>
          <w:bdr w:val="none" w:sz="0" w:space="0" w:color="auto" w:frame="1"/>
          <w:lang w:val="en-GB" w:eastAsia="en-GB"/>
        </w:rPr>
        <w:t>Personal Data</w:t>
      </w:r>
    </w:p>
    <w:p w14:paraId="7D25072E" w14:textId="77777777" w:rsidR="00C7664B" w:rsidRPr="00C7664B" w:rsidRDefault="00C7664B" w:rsidP="00C7664B">
      <w:pPr>
        <w:rPr>
          <w:spacing w:val="0"/>
          <w:lang w:val="en-GB" w:eastAsia="en-GB"/>
        </w:rPr>
      </w:pPr>
      <w:r w:rsidRPr="00C7664B">
        <w:rPr>
          <w:spacing w:val="0"/>
          <w:lang w:val="en-GB" w:eastAsia="en-GB"/>
        </w:rPr>
        <w:t>While using our Service, we may ask you to provide us with certain personally identifiable information that can be used to contact or identify you (“Personal Data”). Personally identifiable information may include, but is not limited to:</w:t>
      </w:r>
    </w:p>
    <w:p w14:paraId="10916BCC" w14:textId="77777777" w:rsidR="00C7664B" w:rsidRPr="00C7664B" w:rsidRDefault="00C7664B" w:rsidP="00C7664B">
      <w:pPr>
        <w:pStyle w:val="ListParagraph"/>
        <w:numPr>
          <w:ilvl w:val="0"/>
          <w:numId w:val="10"/>
        </w:numPr>
        <w:rPr>
          <w:spacing w:val="0"/>
          <w:lang w:val="en-GB" w:eastAsia="en-GB"/>
        </w:rPr>
      </w:pPr>
      <w:r w:rsidRPr="00C7664B">
        <w:rPr>
          <w:spacing w:val="0"/>
          <w:lang w:val="en-GB" w:eastAsia="en-GB"/>
        </w:rPr>
        <w:t>Email address</w:t>
      </w:r>
    </w:p>
    <w:p w14:paraId="35E11CCB" w14:textId="77777777" w:rsidR="00C7664B" w:rsidRPr="00C7664B" w:rsidRDefault="00C7664B" w:rsidP="00C7664B">
      <w:pPr>
        <w:pStyle w:val="ListParagraph"/>
        <w:numPr>
          <w:ilvl w:val="0"/>
          <w:numId w:val="10"/>
        </w:numPr>
        <w:rPr>
          <w:spacing w:val="0"/>
          <w:lang w:val="en-GB" w:eastAsia="en-GB"/>
        </w:rPr>
      </w:pPr>
      <w:r w:rsidRPr="00C7664B">
        <w:rPr>
          <w:spacing w:val="0"/>
          <w:lang w:val="en-GB" w:eastAsia="en-GB"/>
        </w:rPr>
        <w:t>Cookies and Usage Data</w:t>
      </w:r>
    </w:p>
    <w:p w14:paraId="181A6D9E" w14:textId="2CAF8CAF" w:rsidR="00C7664B" w:rsidRDefault="00C7664B" w:rsidP="00C7664B">
      <w:pPr>
        <w:rPr>
          <w:ins w:id="0" w:author="James Simpson" w:date="2025-10-30T18:11:00Z"/>
          <w:spacing w:val="0"/>
          <w:lang w:val="en-GB" w:eastAsia="en-GB"/>
        </w:rPr>
      </w:pPr>
      <w:r w:rsidRPr="00C7664B">
        <w:rPr>
          <w:spacing w:val="0"/>
          <w:lang w:val="en-GB" w:eastAsia="en-GB"/>
        </w:rPr>
        <w:t>We may use your Personal Data to contact you with newsletters, marketing or promotional materials and other information that may be of interest to you. You may opt out of receiving any, or all, of these communications from us by following the unsubscribe link or the instructions provided in any email we send.</w:t>
      </w:r>
    </w:p>
    <w:p w14:paraId="65B4DD22" w14:textId="5C8EAFE6" w:rsidR="00BE01D3" w:rsidRPr="00BE01D3" w:rsidRDefault="00BE01D3" w:rsidP="00BE01D3">
      <w:pPr>
        <w:pStyle w:val="Heading3"/>
        <w:rPr>
          <w:ins w:id="1" w:author="James Simpson" w:date="2025-10-30T18:11:00Z"/>
          <w:bdr w:val="none" w:sz="0" w:space="0" w:color="auto" w:frame="1"/>
          <w:lang w:val="en-GB" w:eastAsia="en-GB"/>
        </w:rPr>
      </w:pPr>
      <w:ins w:id="2" w:author="James Simpson" w:date="2025-10-30T18:11:00Z">
        <w:r w:rsidRPr="00BE01D3">
          <w:rPr>
            <w:bdr w:val="none" w:sz="0" w:space="0" w:color="auto" w:frame="1"/>
            <w:lang w:val="en-GB" w:eastAsia="en-GB"/>
          </w:rPr>
          <w:t>School data</w:t>
        </w:r>
      </w:ins>
    </w:p>
    <w:p w14:paraId="68FEEBCF" w14:textId="2E47790D" w:rsidR="00BE01D3" w:rsidRDefault="00BE01D3" w:rsidP="00C7664B">
      <w:pPr>
        <w:rPr>
          <w:ins w:id="3" w:author="James Simpson" w:date="2025-10-30T18:21:00Z"/>
          <w:spacing w:val="0"/>
          <w:lang w:val="en-GB" w:eastAsia="en-GB"/>
        </w:rPr>
      </w:pPr>
      <w:ins w:id="4" w:author="James Simpson" w:date="2025-10-30T18:11:00Z">
        <w:r>
          <w:rPr>
            <w:spacing w:val="0"/>
            <w:lang w:val="en-GB" w:eastAsia="en-GB"/>
          </w:rPr>
          <w:t xml:space="preserve">If you choose to register for Plastic Clever Schools, we will </w:t>
        </w:r>
      </w:ins>
      <w:ins w:id="5" w:author="James Simpson" w:date="2025-10-30T18:15:00Z">
        <w:r>
          <w:rPr>
            <w:spacing w:val="0"/>
            <w:lang w:val="en-GB" w:eastAsia="en-GB"/>
          </w:rPr>
          <w:t xml:space="preserve">ask you to provide </w:t>
        </w:r>
      </w:ins>
      <w:ins w:id="6" w:author="James Simpson" w:date="2025-10-30T18:14:00Z">
        <w:r>
          <w:rPr>
            <w:spacing w:val="0"/>
            <w:lang w:val="en-GB" w:eastAsia="en-GB"/>
          </w:rPr>
          <w:t xml:space="preserve">contact details and statistical </w:t>
        </w:r>
      </w:ins>
      <w:ins w:id="7" w:author="James Simpson" w:date="2025-10-30T18:11:00Z">
        <w:r>
          <w:rPr>
            <w:spacing w:val="0"/>
            <w:lang w:val="en-GB" w:eastAsia="en-GB"/>
          </w:rPr>
          <w:t>information about your school and its pupils as part of the registra</w:t>
        </w:r>
      </w:ins>
      <w:ins w:id="8" w:author="James Simpson" w:date="2025-10-30T18:12:00Z">
        <w:r>
          <w:rPr>
            <w:spacing w:val="0"/>
            <w:lang w:val="en-GB" w:eastAsia="en-GB"/>
          </w:rPr>
          <w:t xml:space="preserve">tion process, and you will be able to supply further information as ‘evidence’ as your school completes the </w:t>
        </w:r>
      </w:ins>
      <w:ins w:id="9" w:author="James Simpson" w:date="2025-10-31T08:01:00Z">
        <w:r w:rsidR="002106C3">
          <w:rPr>
            <w:spacing w:val="0"/>
            <w:lang w:val="en-GB" w:eastAsia="en-GB"/>
          </w:rPr>
          <w:t xml:space="preserve">three stages of the </w:t>
        </w:r>
      </w:ins>
      <w:ins w:id="10" w:author="James Simpson" w:date="2025-10-30T18:12:00Z">
        <w:r>
          <w:rPr>
            <w:spacing w:val="0"/>
            <w:lang w:val="en-GB" w:eastAsia="en-GB"/>
          </w:rPr>
          <w:t xml:space="preserve">award. </w:t>
        </w:r>
      </w:ins>
    </w:p>
    <w:p w14:paraId="5414A91B" w14:textId="52359815" w:rsidR="00653042" w:rsidRPr="00C7664B" w:rsidRDefault="00653042" w:rsidP="00C7664B">
      <w:pPr>
        <w:rPr>
          <w:spacing w:val="0"/>
          <w:lang w:val="en-GB" w:eastAsia="en-GB"/>
        </w:rPr>
      </w:pPr>
      <w:ins w:id="11" w:author="James Simpson" w:date="2025-10-30T18:21:00Z">
        <w:r>
          <w:rPr>
            <w:spacing w:val="0"/>
            <w:lang w:val="en-GB" w:eastAsia="en-GB"/>
          </w:rPr>
          <w:t>Before evidence can be uploaded, you will be asked to supply a consent letter confirming that the school has the necessary parental consent to share photographs of the children</w:t>
        </w:r>
      </w:ins>
      <w:ins w:id="12" w:author="James Simpson" w:date="2025-10-30T18:22:00Z">
        <w:r>
          <w:rPr>
            <w:spacing w:val="0"/>
            <w:lang w:val="en-GB" w:eastAsia="en-GB"/>
          </w:rPr>
          <w:t xml:space="preserve"> whose images are uploaded. </w:t>
        </w:r>
      </w:ins>
    </w:p>
    <w:p w14:paraId="48EC0005" w14:textId="77777777" w:rsidR="00C7664B" w:rsidRPr="00C7664B" w:rsidRDefault="00C7664B" w:rsidP="003B1586">
      <w:pPr>
        <w:pStyle w:val="Heading3"/>
        <w:rPr>
          <w:lang w:val="en-GB" w:eastAsia="en-GB"/>
        </w:rPr>
      </w:pPr>
      <w:r w:rsidRPr="00C7664B">
        <w:rPr>
          <w:bdr w:val="none" w:sz="0" w:space="0" w:color="auto" w:frame="1"/>
          <w:lang w:val="en-GB" w:eastAsia="en-GB"/>
        </w:rPr>
        <w:t>Usage Data</w:t>
      </w:r>
    </w:p>
    <w:p w14:paraId="20C98D72" w14:textId="77777777" w:rsidR="00C7664B" w:rsidRPr="00C7664B" w:rsidRDefault="00C7664B" w:rsidP="00C7664B">
      <w:pPr>
        <w:rPr>
          <w:spacing w:val="0"/>
          <w:lang w:val="en-GB" w:eastAsia="en-GB"/>
        </w:rPr>
      </w:pPr>
      <w:r w:rsidRPr="00C7664B">
        <w:rPr>
          <w:spacing w:val="0"/>
          <w:lang w:val="en-GB" w:eastAsia="en-GB"/>
        </w:rPr>
        <w:t>We may also collect information on how the Service is accessed and used (“Usage Data”). This Usage Data may include information such as your computer’s Internet Protocol address (e.g. IP address), browser type, browser version, the pages of our Service that you visit, the time and date of your visit, the time spent on those pages, unique device identifiers and other diagnostic data.</w:t>
      </w:r>
    </w:p>
    <w:p w14:paraId="6F4408C8" w14:textId="77777777" w:rsidR="00C7664B" w:rsidRPr="00C7664B" w:rsidRDefault="00C7664B" w:rsidP="003B1586">
      <w:pPr>
        <w:pStyle w:val="Heading3"/>
        <w:rPr>
          <w:lang w:val="en-GB" w:eastAsia="en-GB"/>
        </w:rPr>
      </w:pPr>
      <w:r w:rsidRPr="00C7664B">
        <w:rPr>
          <w:bdr w:val="none" w:sz="0" w:space="0" w:color="auto" w:frame="1"/>
          <w:lang w:val="en-GB" w:eastAsia="en-GB"/>
        </w:rPr>
        <w:t>Tracking Cookies Data</w:t>
      </w:r>
    </w:p>
    <w:p w14:paraId="2011CD9B" w14:textId="77777777" w:rsidR="00C7664B" w:rsidRPr="00C7664B" w:rsidRDefault="00C7664B" w:rsidP="00C7664B">
      <w:pPr>
        <w:rPr>
          <w:spacing w:val="0"/>
          <w:lang w:val="en-GB" w:eastAsia="en-GB"/>
        </w:rPr>
      </w:pPr>
      <w:r w:rsidRPr="00C7664B">
        <w:rPr>
          <w:spacing w:val="0"/>
          <w:lang w:val="en-GB" w:eastAsia="en-GB"/>
        </w:rPr>
        <w:t>We use cookies and similar tracking technologies to track the activity on our Service and we hold certain information.</w:t>
      </w:r>
    </w:p>
    <w:p w14:paraId="66096AFA" w14:textId="77777777" w:rsidR="00C7664B" w:rsidRPr="00C7664B" w:rsidRDefault="00C7664B" w:rsidP="00C7664B">
      <w:pPr>
        <w:rPr>
          <w:spacing w:val="0"/>
          <w:lang w:val="en-GB" w:eastAsia="en-GB"/>
        </w:rPr>
      </w:pPr>
      <w:r w:rsidRPr="00C7664B">
        <w:rPr>
          <w:spacing w:val="0"/>
          <w:lang w:val="en-GB" w:eastAsia="en-GB"/>
        </w:rPr>
        <w:t>Cookies are files with a small amount of data which may include an anonymous unique identifier. Cookies are sent to your browser from a website and stored on your device. Other tracking technologies are also used such as beacons, tags and scripts to collect and track information and to improve and analyse our Service.</w:t>
      </w:r>
    </w:p>
    <w:p w14:paraId="1259F774" w14:textId="77777777" w:rsidR="00C7664B" w:rsidRPr="00C7664B" w:rsidRDefault="00C7664B" w:rsidP="00C7664B">
      <w:pPr>
        <w:rPr>
          <w:spacing w:val="0"/>
          <w:lang w:val="en-GB" w:eastAsia="en-GB"/>
        </w:rPr>
      </w:pPr>
      <w:r w:rsidRPr="00C7664B">
        <w:rPr>
          <w:spacing w:val="0"/>
          <w:lang w:val="en-GB" w:eastAsia="en-GB"/>
        </w:rPr>
        <w:t>You can instruct your browser to refuse all cookies or to indicate when a cookie is being sent. However, if you do not accept cookies, you may not be able to use some portions of our Service.</w:t>
      </w:r>
    </w:p>
    <w:p w14:paraId="2076CF92" w14:textId="77777777" w:rsidR="00C7664B" w:rsidRPr="00C7664B" w:rsidRDefault="00C7664B" w:rsidP="00C7664B">
      <w:pPr>
        <w:rPr>
          <w:spacing w:val="0"/>
          <w:lang w:val="en-GB" w:eastAsia="en-GB"/>
        </w:rPr>
      </w:pPr>
      <w:r w:rsidRPr="00C7664B">
        <w:rPr>
          <w:spacing w:val="0"/>
          <w:lang w:val="en-GB" w:eastAsia="en-GB"/>
        </w:rPr>
        <w:t>Examples of Cookies we use:</w:t>
      </w:r>
    </w:p>
    <w:p w14:paraId="0905D0E2" w14:textId="77777777" w:rsidR="00C7664B" w:rsidRPr="003B1586" w:rsidRDefault="00C7664B" w:rsidP="003B1586">
      <w:pPr>
        <w:pStyle w:val="ListParagraph"/>
        <w:numPr>
          <w:ilvl w:val="0"/>
          <w:numId w:val="11"/>
        </w:numPr>
        <w:rPr>
          <w:spacing w:val="0"/>
          <w:lang w:val="en-GB" w:eastAsia="en-GB"/>
        </w:rPr>
      </w:pPr>
      <w:r w:rsidRPr="003B1586">
        <w:rPr>
          <w:b/>
          <w:bCs/>
          <w:spacing w:val="0"/>
          <w:bdr w:val="none" w:sz="0" w:space="0" w:color="auto" w:frame="1"/>
          <w:lang w:val="en-GB" w:eastAsia="en-GB"/>
        </w:rPr>
        <w:t>Session Cookies.</w:t>
      </w:r>
      <w:r w:rsidRPr="003B1586">
        <w:rPr>
          <w:spacing w:val="0"/>
          <w:lang w:val="en-GB" w:eastAsia="en-GB"/>
        </w:rPr>
        <w:t> We use Session Cookies to operate our Service.</w:t>
      </w:r>
    </w:p>
    <w:p w14:paraId="3F2B3476" w14:textId="77777777" w:rsidR="00C7664B" w:rsidRPr="003B1586" w:rsidRDefault="00C7664B" w:rsidP="003B1586">
      <w:pPr>
        <w:pStyle w:val="ListParagraph"/>
        <w:numPr>
          <w:ilvl w:val="0"/>
          <w:numId w:val="11"/>
        </w:numPr>
        <w:rPr>
          <w:spacing w:val="0"/>
          <w:lang w:val="en-GB" w:eastAsia="en-GB"/>
        </w:rPr>
      </w:pPr>
      <w:r w:rsidRPr="003B1586">
        <w:rPr>
          <w:b/>
          <w:bCs/>
          <w:spacing w:val="0"/>
          <w:bdr w:val="none" w:sz="0" w:space="0" w:color="auto" w:frame="1"/>
          <w:lang w:val="en-GB" w:eastAsia="en-GB"/>
        </w:rPr>
        <w:lastRenderedPageBreak/>
        <w:t>Preference Cookies.</w:t>
      </w:r>
      <w:r w:rsidRPr="003B1586">
        <w:rPr>
          <w:spacing w:val="0"/>
          <w:lang w:val="en-GB" w:eastAsia="en-GB"/>
        </w:rPr>
        <w:t> We use Preference Cookies to remember your preferences and various settings.</w:t>
      </w:r>
    </w:p>
    <w:p w14:paraId="77885BD8" w14:textId="77777777" w:rsidR="00C7664B" w:rsidRPr="003B1586" w:rsidRDefault="00C7664B" w:rsidP="003B1586">
      <w:pPr>
        <w:pStyle w:val="ListParagraph"/>
        <w:numPr>
          <w:ilvl w:val="0"/>
          <w:numId w:val="11"/>
        </w:numPr>
        <w:rPr>
          <w:spacing w:val="0"/>
          <w:lang w:val="en-GB" w:eastAsia="en-GB"/>
        </w:rPr>
      </w:pPr>
      <w:r w:rsidRPr="003B1586">
        <w:rPr>
          <w:b/>
          <w:bCs/>
          <w:spacing w:val="0"/>
          <w:bdr w:val="none" w:sz="0" w:space="0" w:color="auto" w:frame="1"/>
          <w:lang w:val="en-GB" w:eastAsia="en-GB"/>
        </w:rPr>
        <w:t>Security Cookies.</w:t>
      </w:r>
      <w:r w:rsidRPr="003B1586">
        <w:rPr>
          <w:spacing w:val="0"/>
          <w:lang w:val="en-GB" w:eastAsia="en-GB"/>
        </w:rPr>
        <w:t> We use Security Cookies for security purposes.</w:t>
      </w:r>
    </w:p>
    <w:p w14:paraId="2F73290D" w14:textId="77777777" w:rsidR="00BE01D3" w:rsidRPr="00C7664B" w:rsidRDefault="00BE01D3" w:rsidP="00BE01D3">
      <w:pPr>
        <w:pStyle w:val="Heading2"/>
        <w:rPr>
          <w:ins w:id="13" w:author="James Simpson" w:date="2025-10-30T18:14:00Z"/>
          <w:lang w:val="en-GB" w:eastAsia="en-GB"/>
        </w:rPr>
      </w:pPr>
      <w:ins w:id="14" w:author="James Simpson" w:date="2025-10-30T18:14:00Z">
        <w:r w:rsidRPr="00C7664B">
          <w:rPr>
            <w:bdr w:val="none" w:sz="0" w:space="0" w:color="auto" w:frame="1"/>
            <w:lang w:val="en-GB" w:eastAsia="en-GB"/>
          </w:rPr>
          <w:t>Children’s Privacy</w:t>
        </w:r>
      </w:ins>
    </w:p>
    <w:p w14:paraId="6FFAB6A7" w14:textId="7CF3A445" w:rsidR="00BE01D3" w:rsidRDefault="00BE01D3" w:rsidP="00BE01D3">
      <w:pPr>
        <w:rPr>
          <w:ins w:id="15" w:author="James Simpson" w:date="2025-10-30T18:17:00Z"/>
          <w:spacing w:val="0"/>
          <w:lang w:val="en-GB" w:eastAsia="en-GB"/>
        </w:rPr>
      </w:pPr>
      <w:ins w:id="16" w:author="James Simpson" w:date="2025-10-30T18:14:00Z">
        <w:r w:rsidRPr="00C7664B">
          <w:rPr>
            <w:spacing w:val="0"/>
            <w:lang w:val="en-GB" w:eastAsia="en-GB"/>
          </w:rPr>
          <w:t xml:space="preserve">Our Service </w:t>
        </w:r>
        <w:r>
          <w:rPr>
            <w:spacing w:val="0"/>
            <w:lang w:val="en-GB" w:eastAsia="en-GB"/>
          </w:rPr>
          <w:t xml:space="preserve">collects photographs as part of schools’ evidence submissions for the Plastic Clever Schools Award. These photos may include photos of children under the age of 18.  These photos are provided by the children’s schools and are stored securely with the informed consent of the schools. </w:t>
        </w:r>
      </w:ins>
    </w:p>
    <w:p w14:paraId="29F1E6C6" w14:textId="044F29BD" w:rsidR="00BE01D3" w:rsidRDefault="00BE01D3" w:rsidP="00BE01D3">
      <w:pPr>
        <w:rPr>
          <w:ins w:id="17" w:author="James Simpson" w:date="2025-10-30T18:14:00Z"/>
          <w:spacing w:val="0"/>
          <w:lang w:val="en-GB" w:eastAsia="en-GB"/>
        </w:rPr>
      </w:pPr>
      <w:ins w:id="18" w:author="James Simpson" w:date="2025-10-30T18:17:00Z">
        <w:r>
          <w:rPr>
            <w:spacing w:val="0"/>
            <w:lang w:val="en-GB" w:eastAsia="en-GB"/>
          </w:rPr>
          <w:t xml:space="preserve">Under GDPR, photographs are considered personal data. </w:t>
        </w:r>
      </w:ins>
    </w:p>
    <w:p w14:paraId="003E2A32" w14:textId="7FD60B3E" w:rsidR="00BE01D3" w:rsidRDefault="00BE01D3" w:rsidP="00BE01D3">
      <w:pPr>
        <w:rPr>
          <w:ins w:id="19" w:author="James Simpson" w:date="2025-10-30T18:14:00Z"/>
          <w:spacing w:val="0"/>
          <w:lang w:val="en-GB" w:eastAsia="en-GB"/>
        </w:rPr>
      </w:pPr>
      <w:ins w:id="20" w:author="James Simpson" w:date="2025-10-30T18:14:00Z">
        <w:r>
          <w:rPr>
            <w:spacing w:val="0"/>
            <w:lang w:val="en-GB" w:eastAsia="en-GB"/>
          </w:rPr>
          <w:t xml:space="preserve">Where schools have provided a signed letter confirming consent has been given for publication of images of pupils, they are published on </w:t>
        </w:r>
        <w:r>
          <w:rPr>
            <w:spacing w:val="0"/>
            <w:lang w:val="en-GB" w:eastAsia="en-GB"/>
          </w:rPr>
          <w:fldChar w:fldCharType="begin"/>
        </w:r>
        <w:r>
          <w:rPr>
            <w:spacing w:val="0"/>
            <w:lang w:val="en-GB" w:eastAsia="en-GB"/>
          </w:rPr>
          <w:instrText xml:space="preserve"> HYPERLINK "http://www.plasticcleverschools.org" </w:instrText>
        </w:r>
        <w:r>
          <w:rPr>
            <w:spacing w:val="0"/>
            <w:lang w:val="en-GB" w:eastAsia="en-GB"/>
          </w:rPr>
          <w:fldChar w:fldCharType="separate"/>
        </w:r>
        <w:r w:rsidRPr="00A31C43">
          <w:rPr>
            <w:rStyle w:val="Hyperlink"/>
            <w:spacing w:val="0"/>
            <w:lang w:val="en-GB" w:eastAsia="en-GB"/>
          </w:rPr>
          <w:t>www.plasticcleverschools.org</w:t>
        </w:r>
        <w:r>
          <w:rPr>
            <w:spacing w:val="0"/>
            <w:lang w:val="en-GB" w:eastAsia="en-GB"/>
          </w:rPr>
          <w:fldChar w:fldCharType="end"/>
        </w:r>
        <w:r>
          <w:rPr>
            <w:spacing w:val="0"/>
            <w:lang w:val="en-GB" w:eastAsia="en-GB"/>
          </w:rPr>
          <w:t>. These photos may be used by Common Seas and its partners</w:t>
        </w:r>
      </w:ins>
      <w:ins w:id="21" w:author="James Simpson" w:date="2025-10-31T08:02:00Z">
        <w:r w:rsidR="007654CF">
          <w:rPr>
            <w:spacing w:val="0"/>
            <w:lang w:val="en-GB" w:eastAsia="en-GB"/>
          </w:rPr>
          <w:t xml:space="preserve">, Kids Against Plastic, and River Clean-up </w:t>
        </w:r>
      </w:ins>
      <w:ins w:id="22" w:author="James Simpson" w:date="2025-10-30T18:14:00Z">
        <w:r>
          <w:rPr>
            <w:spacing w:val="0"/>
            <w:lang w:val="en-GB" w:eastAsia="en-GB"/>
          </w:rPr>
          <w:t>to promote Plastic Clever Schools and the Plastic Clever Schools Award. These uses may include (but are not limited to):</w:t>
        </w:r>
      </w:ins>
    </w:p>
    <w:p w14:paraId="6BE567A6" w14:textId="77777777" w:rsidR="00BE01D3" w:rsidRDefault="00BE01D3" w:rsidP="00BE01D3">
      <w:pPr>
        <w:pStyle w:val="ListParagraph"/>
        <w:numPr>
          <w:ilvl w:val="0"/>
          <w:numId w:val="15"/>
        </w:numPr>
        <w:rPr>
          <w:ins w:id="23" w:author="James Simpson" w:date="2025-10-30T18:14:00Z"/>
          <w:spacing w:val="0"/>
          <w:lang w:val="en-GB" w:eastAsia="en-GB"/>
        </w:rPr>
      </w:pPr>
      <w:ins w:id="24" w:author="James Simpson" w:date="2025-10-30T18:14:00Z">
        <w:r>
          <w:rPr>
            <w:spacing w:val="0"/>
            <w:lang w:val="en-GB" w:eastAsia="en-GB"/>
          </w:rPr>
          <w:t xml:space="preserve">Case studies </w:t>
        </w:r>
      </w:ins>
    </w:p>
    <w:p w14:paraId="5AC640F1" w14:textId="77777777" w:rsidR="00BE01D3" w:rsidRDefault="00BE01D3" w:rsidP="00BE01D3">
      <w:pPr>
        <w:pStyle w:val="ListParagraph"/>
        <w:numPr>
          <w:ilvl w:val="0"/>
          <w:numId w:val="15"/>
        </w:numPr>
        <w:rPr>
          <w:ins w:id="25" w:author="James Simpson" w:date="2025-10-30T18:14:00Z"/>
          <w:spacing w:val="0"/>
          <w:lang w:val="en-GB" w:eastAsia="en-GB"/>
        </w:rPr>
      </w:pPr>
      <w:ins w:id="26" w:author="James Simpson" w:date="2025-10-30T18:14:00Z">
        <w:r>
          <w:rPr>
            <w:spacing w:val="0"/>
            <w:lang w:val="en-GB" w:eastAsia="en-GB"/>
          </w:rPr>
          <w:t>The ‘Inspiration’ library</w:t>
        </w:r>
      </w:ins>
    </w:p>
    <w:p w14:paraId="02B64C86" w14:textId="77777777" w:rsidR="00BE01D3" w:rsidRPr="003B1586" w:rsidRDefault="00BE01D3" w:rsidP="00BE01D3">
      <w:pPr>
        <w:pStyle w:val="ListParagraph"/>
        <w:numPr>
          <w:ilvl w:val="0"/>
          <w:numId w:val="15"/>
        </w:numPr>
        <w:rPr>
          <w:ins w:id="27" w:author="James Simpson" w:date="2025-10-30T18:14:00Z"/>
          <w:spacing w:val="0"/>
          <w:lang w:val="en-GB" w:eastAsia="en-GB"/>
        </w:rPr>
      </w:pPr>
      <w:ins w:id="28" w:author="James Simpson" w:date="2025-10-30T18:14:00Z">
        <w:r>
          <w:rPr>
            <w:spacing w:val="0"/>
            <w:lang w:val="en-GB" w:eastAsia="en-GB"/>
          </w:rPr>
          <w:t>Social media posts</w:t>
        </w:r>
      </w:ins>
    </w:p>
    <w:p w14:paraId="26A26488" w14:textId="77777777" w:rsidR="00BE01D3" w:rsidRPr="00C7664B" w:rsidRDefault="00BE01D3" w:rsidP="00BE01D3">
      <w:pPr>
        <w:rPr>
          <w:ins w:id="29" w:author="James Simpson" w:date="2025-10-30T18:14:00Z"/>
          <w:spacing w:val="0"/>
          <w:lang w:val="en-GB" w:eastAsia="en-GB"/>
        </w:rPr>
      </w:pPr>
      <w:ins w:id="30" w:author="James Simpson" w:date="2025-10-30T18:14:00Z">
        <w:r>
          <w:rPr>
            <w:spacing w:val="0"/>
            <w:lang w:val="en-GB" w:eastAsia="en-GB"/>
          </w:rPr>
          <w:t xml:space="preserve">In accordance with GDPR, on request, these images will be removed from the website, any corresponding databases, and future printed publications. </w:t>
        </w:r>
      </w:ins>
    </w:p>
    <w:p w14:paraId="3EF7838F" w14:textId="47255E5F" w:rsidR="00BE01D3" w:rsidRPr="00C7664B" w:rsidRDefault="00653042" w:rsidP="00BE01D3">
      <w:pPr>
        <w:rPr>
          <w:ins w:id="31" w:author="James Simpson" w:date="2025-10-30T18:14:00Z"/>
          <w:spacing w:val="0"/>
          <w:lang w:val="en-GB" w:eastAsia="en-GB"/>
        </w:rPr>
      </w:pPr>
      <w:ins w:id="32" w:author="James Simpson" w:date="2025-10-30T18:20:00Z">
        <w:r>
          <w:rPr>
            <w:spacing w:val="0"/>
            <w:lang w:val="en-GB" w:eastAsia="en-GB"/>
          </w:rPr>
          <w:t>Beyond the photographs described above, w</w:t>
        </w:r>
      </w:ins>
      <w:ins w:id="33" w:author="James Simpson" w:date="2025-10-30T18:14:00Z">
        <w:r w:rsidR="00BE01D3" w:rsidRPr="00C7664B">
          <w:rPr>
            <w:spacing w:val="0"/>
            <w:lang w:val="en-GB" w:eastAsia="en-GB"/>
          </w:rPr>
          <w:t xml:space="preserve">e do not knowingly collect personally identifiable information from anyone under the age of 18. If you are a parent or guardian and you are aware that your </w:t>
        </w:r>
      </w:ins>
      <w:ins w:id="34" w:author="James Simpson" w:date="2025-10-30T18:20:00Z">
        <w:r>
          <w:rPr>
            <w:spacing w:val="0"/>
            <w:lang w:val="en-GB" w:eastAsia="en-GB"/>
          </w:rPr>
          <w:t>c</w:t>
        </w:r>
      </w:ins>
      <w:ins w:id="35" w:author="James Simpson" w:date="2025-10-30T18:14:00Z">
        <w:r w:rsidR="00BE01D3" w:rsidRPr="00C7664B">
          <w:rPr>
            <w:spacing w:val="0"/>
            <w:lang w:val="en-GB" w:eastAsia="en-GB"/>
          </w:rPr>
          <w:t>hild has provided us with Personal Data, please contact us. If we become aware that we have collected Personal Data from children without verification of parental consent, we take steps to remove that information from our servers.</w:t>
        </w:r>
      </w:ins>
    </w:p>
    <w:p w14:paraId="45386A86" w14:textId="77777777" w:rsidR="00C7664B" w:rsidRPr="00C7664B" w:rsidRDefault="00C7664B" w:rsidP="003B1586">
      <w:pPr>
        <w:pStyle w:val="Heading2"/>
        <w:rPr>
          <w:lang w:val="en-GB" w:eastAsia="en-GB"/>
        </w:rPr>
      </w:pPr>
      <w:r w:rsidRPr="00C7664B">
        <w:rPr>
          <w:bdr w:val="none" w:sz="0" w:space="0" w:color="auto" w:frame="1"/>
          <w:lang w:val="en-GB" w:eastAsia="en-GB"/>
        </w:rPr>
        <w:t>Use of Data</w:t>
      </w:r>
    </w:p>
    <w:p w14:paraId="205B76AA" w14:textId="77777777" w:rsidR="00C7664B" w:rsidRPr="00C7664B" w:rsidRDefault="00C7664B" w:rsidP="00C7664B">
      <w:pPr>
        <w:rPr>
          <w:spacing w:val="0"/>
          <w:lang w:val="en-GB" w:eastAsia="en-GB"/>
        </w:rPr>
      </w:pPr>
      <w:r w:rsidRPr="00C7664B">
        <w:rPr>
          <w:spacing w:val="0"/>
          <w:lang w:val="en-GB" w:eastAsia="en-GB"/>
        </w:rPr>
        <w:t>Common Seas uses the collected data for various purposes:</w:t>
      </w:r>
    </w:p>
    <w:p w14:paraId="6FE42562" w14:textId="77777777" w:rsidR="00C7664B" w:rsidRPr="003B1586" w:rsidRDefault="00C7664B" w:rsidP="003B1586">
      <w:pPr>
        <w:pStyle w:val="ListParagraph"/>
        <w:numPr>
          <w:ilvl w:val="0"/>
          <w:numId w:val="12"/>
        </w:numPr>
        <w:rPr>
          <w:spacing w:val="0"/>
          <w:lang w:val="en-GB" w:eastAsia="en-GB"/>
        </w:rPr>
      </w:pPr>
      <w:r w:rsidRPr="003B1586">
        <w:rPr>
          <w:spacing w:val="0"/>
          <w:lang w:val="en-GB" w:eastAsia="en-GB"/>
        </w:rPr>
        <w:t>To provide and maintain our Service</w:t>
      </w:r>
    </w:p>
    <w:p w14:paraId="1E7B0156" w14:textId="77777777" w:rsidR="00C7664B" w:rsidRPr="003B1586" w:rsidRDefault="00C7664B" w:rsidP="003B1586">
      <w:pPr>
        <w:pStyle w:val="ListParagraph"/>
        <w:numPr>
          <w:ilvl w:val="0"/>
          <w:numId w:val="12"/>
        </w:numPr>
        <w:rPr>
          <w:spacing w:val="0"/>
          <w:lang w:val="en-GB" w:eastAsia="en-GB"/>
        </w:rPr>
      </w:pPr>
      <w:r w:rsidRPr="003B1586">
        <w:rPr>
          <w:spacing w:val="0"/>
          <w:lang w:val="en-GB" w:eastAsia="en-GB"/>
        </w:rPr>
        <w:t>To notify you about changes to our Service</w:t>
      </w:r>
    </w:p>
    <w:p w14:paraId="6FEF06E6" w14:textId="77777777" w:rsidR="00C7664B" w:rsidRPr="003B1586" w:rsidRDefault="00C7664B" w:rsidP="003B1586">
      <w:pPr>
        <w:pStyle w:val="ListParagraph"/>
        <w:numPr>
          <w:ilvl w:val="0"/>
          <w:numId w:val="12"/>
        </w:numPr>
        <w:rPr>
          <w:spacing w:val="0"/>
          <w:lang w:val="en-GB" w:eastAsia="en-GB"/>
        </w:rPr>
      </w:pPr>
      <w:r w:rsidRPr="003B1586">
        <w:rPr>
          <w:spacing w:val="0"/>
          <w:lang w:val="en-GB" w:eastAsia="en-GB"/>
        </w:rPr>
        <w:t>To allow you to participate in interactive features of our Service when you choose to do so</w:t>
      </w:r>
    </w:p>
    <w:p w14:paraId="3FE88A69" w14:textId="77777777" w:rsidR="00C7664B" w:rsidRPr="003B1586" w:rsidRDefault="00C7664B" w:rsidP="003B1586">
      <w:pPr>
        <w:pStyle w:val="ListParagraph"/>
        <w:numPr>
          <w:ilvl w:val="0"/>
          <w:numId w:val="12"/>
        </w:numPr>
        <w:rPr>
          <w:spacing w:val="0"/>
          <w:lang w:val="en-GB" w:eastAsia="en-GB"/>
        </w:rPr>
      </w:pPr>
      <w:r w:rsidRPr="003B1586">
        <w:rPr>
          <w:spacing w:val="0"/>
          <w:lang w:val="en-GB" w:eastAsia="en-GB"/>
        </w:rPr>
        <w:t>To provide customer support</w:t>
      </w:r>
    </w:p>
    <w:p w14:paraId="5712A480" w14:textId="77777777" w:rsidR="00C7664B" w:rsidRPr="003B1586" w:rsidRDefault="00C7664B" w:rsidP="003B1586">
      <w:pPr>
        <w:pStyle w:val="ListParagraph"/>
        <w:numPr>
          <w:ilvl w:val="0"/>
          <w:numId w:val="12"/>
        </w:numPr>
        <w:rPr>
          <w:spacing w:val="0"/>
          <w:lang w:val="en-GB" w:eastAsia="en-GB"/>
        </w:rPr>
      </w:pPr>
      <w:r w:rsidRPr="003B1586">
        <w:rPr>
          <w:spacing w:val="0"/>
          <w:lang w:val="en-GB" w:eastAsia="en-GB"/>
        </w:rPr>
        <w:t>To gather analysis or valuable information so that we can improve our Service</w:t>
      </w:r>
    </w:p>
    <w:p w14:paraId="013DB1D9" w14:textId="77777777" w:rsidR="00C7664B" w:rsidRPr="003B1586" w:rsidRDefault="00C7664B" w:rsidP="003B1586">
      <w:pPr>
        <w:pStyle w:val="ListParagraph"/>
        <w:numPr>
          <w:ilvl w:val="0"/>
          <w:numId w:val="12"/>
        </w:numPr>
        <w:rPr>
          <w:spacing w:val="0"/>
          <w:lang w:val="en-GB" w:eastAsia="en-GB"/>
        </w:rPr>
      </w:pPr>
      <w:r w:rsidRPr="003B1586">
        <w:rPr>
          <w:spacing w:val="0"/>
          <w:lang w:val="en-GB" w:eastAsia="en-GB"/>
        </w:rPr>
        <w:t>To monitor the usage of our Service</w:t>
      </w:r>
    </w:p>
    <w:p w14:paraId="36DC8229" w14:textId="77777777" w:rsidR="00C7664B" w:rsidRPr="003B1586" w:rsidRDefault="00C7664B" w:rsidP="003B1586">
      <w:pPr>
        <w:pStyle w:val="ListParagraph"/>
        <w:numPr>
          <w:ilvl w:val="0"/>
          <w:numId w:val="12"/>
        </w:numPr>
        <w:rPr>
          <w:spacing w:val="0"/>
          <w:lang w:val="en-GB" w:eastAsia="en-GB"/>
        </w:rPr>
      </w:pPr>
      <w:r w:rsidRPr="003B1586">
        <w:rPr>
          <w:spacing w:val="0"/>
          <w:lang w:val="en-GB" w:eastAsia="en-GB"/>
        </w:rPr>
        <w:t>To detect, prevent and address technical issues</w:t>
      </w:r>
    </w:p>
    <w:p w14:paraId="447A3ECE" w14:textId="77777777" w:rsidR="00C7664B" w:rsidRPr="003B1586" w:rsidRDefault="00C7664B" w:rsidP="003B1586">
      <w:pPr>
        <w:pStyle w:val="ListParagraph"/>
        <w:numPr>
          <w:ilvl w:val="0"/>
          <w:numId w:val="12"/>
        </w:numPr>
        <w:rPr>
          <w:spacing w:val="0"/>
          <w:lang w:val="en-GB" w:eastAsia="en-GB"/>
        </w:rPr>
      </w:pPr>
      <w:r w:rsidRPr="003B1586">
        <w:rPr>
          <w:spacing w:val="0"/>
          <w:lang w:val="en-GB" w:eastAsia="en-GB"/>
        </w:rPr>
        <w:t>To provide you with news, special offers and general information about other goods, services and events which we offer that are similar to those that you have already purchased or enquired about unless you have opted not to receive such information</w:t>
      </w:r>
    </w:p>
    <w:p w14:paraId="20C836F6" w14:textId="77777777" w:rsidR="00C7664B" w:rsidRPr="00C7664B" w:rsidRDefault="00C7664B" w:rsidP="003B1586">
      <w:pPr>
        <w:pStyle w:val="Heading3"/>
        <w:rPr>
          <w:lang w:val="en-GB" w:eastAsia="en-GB"/>
        </w:rPr>
      </w:pPr>
      <w:r w:rsidRPr="00C7664B">
        <w:rPr>
          <w:bdr w:val="none" w:sz="0" w:space="0" w:color="auto" w:frame="1"/>
          <w:lang w:val="en-GB" w:eastAsia="en-GB"/>
        </w:rPr>
        <w:t>Legal Basis for Processing Personal Data under the General Data Protection Regulation (GDPR)</w:t>
      </w:r>
    </w:p>
    <w:p w14:paraId="3BF131D7" w14:textId="24E5876A" w:rsidR="00C7664B" w:rsidRPr="00C7664B" w:rsidRDefault="00C7664B" w:rsidP="00C7664B">
      <w:pPr>
        <w:rPr>
          <w:spacing w:val="0"/>
          <w:lang w:val="en-GB" w:eastAsia="en-GB"/>
        </w:rPr>
      </w:pPr>
      <w:r w:rsidRPr="00C7664B">
        <w:rPr>
          <w:spacing w:val="0"/>
          <w:lang w:val="en-GB" w:eastAsia="en-GB"/>
        </w:rPr>
        <w:t>If you are from the European Economic Area (EEA), Common Seas</w:t>
      </w:r>
      <w:ins w:id="36" w:author="James Simpson" w:date="2025-10-30T14:35:00Z">
        <w:r w:rsidR="00D653A5">
          <w:rPr>
            <w:spacing w:val="0"/>
            <w:lang w:val="en-GB" w:eastAsia="en-GB"/>
          </w:rPr>
          <w:t>’</w:t>
        </w:r>
      </w:ins>
      <w:r w:rsidRPr="00C7664B">
        <w:rPr>
          <w:spacing w:val="0"/>
          <w:lang w:val="en-GB" w:eastAsia="en-GB"/>
        </w:rPr>
        <w:t xml:space="preserve"> legal basis for collecting and using the personal information described in this Privacy Policy depends on the Personal Data we collect and the specific context in which we collect it.</w:t>
      </w:r>
    </w:p>
    <w:p w14:paraId="2F11E0F8" w14:textId="77777777" w:rsidR="00C7664B" w:rsidRPr="00C7664B" w:rsidRDefault="00C7664B" w:rsidP="00C7664B">
      <w:pPr>
        <w:rPr>
          <w:spacing w:val="0"/>
          <w:lang w:val="en-GB" w:eastAsia="en-GB"/>
        </w:rPr>
      </w:pPr>
      <w:r w:rsidRPr="00C7664B">
        <w:rPr>
          <w:spacing w:val="0"/>
          <w:lang w:val="en-GB" w:eastAsia="en-GB"/>
        </w:rPr>
        <w:lastRenderedPageBreak/>
        <w:t>Common Seas may process your Personal Data because:</w:t>
      </w:r>
    </w:p>
    <w:p w14:paraId="5BF05818" w14:textId="77777777" w:rsidR="00C7664B" w:rsidRPr="003B1586" w:rsidRDefault="00C7664B" w:rsidP="003B1586">
      <w:pPr>
        <w:pStyle w:val="ListParagraph"/>
        <w:numPr>
          <w:ilvl w:val="0"/>
          <w:numId w:val="13"/>
        </w:numPr>
        <w:rPr>
          <w:spacing w:val="0"/>
          <w:lang w:val="en-GB" w:eastAsia="en-GB"/>
        </w:rPr>
      </w:pPr>
      <w:r w:rsidRPr="003B1586">
        <w:rPr>
          <w:spacing w:val="0"/>
          <w:lang w:val="en-GB" w:eastAsia="en-GB"/>
        </w:rPr>
        <w:t>We need to perform a contract with you</w:t>
      </w:r>
    </w:p>
    <w:p w14:paraId="2E706DEE" w14:textId="77777777" w:rsidR="00C7664B" w:rsidRPr="003B1586" w:rsidRDefault="00C7664B" w:rsidP="003B1586">
      <w:pPr>
        <w:pStyle w:val="ListParagraph"/>
        <w:numPr>
          <w:ilvl w:val="0"/>
          <w:numId w:val="13"/>
        </w:numPr>
        <w:rPr>
          <w:spacing w:val="0"/>
          <w:lang w:val="en-GB" w:eastAsia="en-GB"/>
        </w:rPr>
      </w:pPr>
      <w:r w:rsidRPr="003B1586">
        <w:rPr>
          <w:spacing w:val="0"/>
          <w:lang w:val="en-GB" w:eastAsia="en-GB"/>
        </w:rPr>
        <w:t>You have given us permission to do so</w:t>
      </w:r>
    </w:p>
    <w:p w14:paraId="2A361BCE" w14:textId="77777777" w:rsidR="00C7664B" w:rsidRPr="003B1586" w:rsidRDefault="00C7664B" w:rsidP="003B1586">
      <w:pPr>
        <w:pStyle w:val="ListParagraph"/>
        <w:numPr>
          <w:ilvl w:val="0"/>
          <w:numId w:val="13"/>
        </w:numPr>
        <w:rPr>
          <w:spacing w:val="0"/>
          <w:lang w:val="en-GB" w:eastAsia="en-GB"/>
        </w:rPr>
      </w:pPr>
      <w:r w:rsidRPr="003B1586">
        <w:rPr>
          <w:spacing w:val="0"/>
          <w:lang w:val="en-GB" w:eastAsia="en-GB"/>
        </w:rPr>
        <w:t>The processing is in our legitimate interests and it is not overridden by your rights</w:t>
      </w:r>
    </w:p>
    <w:p w14:paraId="78D5673A" w14:textId="77777777" w:rsidR="00C7664B" w:rsidRPr="003B1586" w:rsidRDefault="00C7664B" w:rsidP="003B1586">
      <w:pPr>
        <w:pStyle w:val="ListParagraph"/>
        <w:numPr>
          <w:ilvl w:val="0"/>
          <w:numId w:val="13"/>
        </w:numPr>
        <w:rPr>
          <w:spacing w:val="0"/>
          <w:lang w:val="en-GB" w:eastAsia="en-GB"/>
        </w:rPr>
      </w:pPr>
      <w:r w:rsidRPr="003B1586">
        <w:rPr>
          <w:spacing w:val="0"/>
          <w:lang w:val="en-GB" w:eastAsia="en-GB"/>
        </w:rPr>
        <w:t>To comply with the law</w:t>
      </w:r>
    </w:p>
    <w:p w14:paraId="2DE62185" w14:textId="77777777" w:rsidR="00C7664B" w:rsidRPr="00C7664B" w:rsidRDefault="00C7664B" w:rsidP="003B1586">
      <w:pPr>
        <w:pStyle w:val="Heading2"/>
        <w:rPr>
          <w:lang w:val="en-GB" w:eastAsia="en-GB"/>
        </w:rPr>
      </w:pPr>
      <w:r w:rsidRPr="00C7664B">
        <w:rPr>
          <w:bdr w:val="none" w:sz="0" w:space="0" w:color="auto" w:frame="1"/>
          <w:lang w:val="en-GB" w:eastAsia="en-GB"/>
        </w:rPr>
        <w:t>Retention of Data</w:t>
      </w:r>
    </w:p>
    <w:p w14:paraId="70A0B21F" w14:textId="77777777" w:rsidR="00C7664B" w:rsidRPr="00C7664B" w:rsidRDefault="00C7664B" w:rsidP="00C7664B">
      <w:pPr>
        <w:rPr>
          <w:spacing w:val="0"/>
          <w:lang w:val="en-GB" w:eastAsia="en-GB"/>
        </w:rPr>
      </w:pPr>
      <w:r w:rsidRPr="00C7664B">
        <w:rPr>
          <w:spacing w:val="0"/>
          <w:lang w:val="en-GB" w:eastAsia="en-GB"/>
        </w:rPr>
        <w:t>Common Seas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14:paraId="5FDE420D" w14:textId="77777777" w:rsidR="00C7664B" w:rsidRPr="00C7664B" w:rsidRDefault="00C7664B" w:rsidP="00C7664B">
      <w:pPr>
        <w:rPr>
          <w:spacing w:val="0"/>
          <w:lang w:val="en-GB" w:eastAsia="en-GB"/>
        </w:rPr>
      </w:pPr>
      <w:r w:rsidRPr="00C7664B">
        <w:rPr>
          <w:spacing w:val="0"/>
          <w:lang w:val="en-GB" w:eastAsia="en-GB"/>
        </w:rPr>
        <w:t>Common Seas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periods.</w:t>
      </w:r>
    </w:p>
    <w:p w14:paraId="6C98D10D" w14:textId="77777777" w:rsidR="00C7664B" w:rsidRPr="00C7664B" w:rsidRDefault="00C7664B" w:rsidP="003B1586">
      <w:pPr>
        <w:pStyle w:val="Heading2"/>
        <w:rPr>
          <w:lang w:val="en-GB" w:eastAsia="en-GB"/>
        </w:rPr>
      </w:pPr>
      <w:r w:rsidRPr="00C7664B">
        <w:rPr>
          <w:bdr w:val="none" w:sz="0" w:space="0" w:color="auto" w:frame="1"/>
          <w:lang w:val="en-GB" w:eastAsia="en-GB"/>
        </w:rPr>
        <w:t>Transfer of Data</w:t>
      </w:r>
    </w:p>
    <w:p w14:paraId="3D98C1E1" w14:textId="77777777" w:rsidR="00C7664B" w:rsidRPr="00C7664B" w:rsidRDefault="00C7664B" w:rsidP="00C7664B">
      <w:pPr>
        <w:rPr>
          <w:spacing w:val="0"/>
          <w:lang w:val="en-GB" w:eastAsia="en-GB"/>
        </w:rPr>
      </w:pPr>
      <w:r w:rsidRPr="00C7664B">
        <w:rPr>
          <w:spacing w:val="0"/>
          <w:lang w:val="en-GB" w:eastAsia="en-GB"/>
        </w:rPr>
        <w:t>Your information, including Personal Data, may be transferred to – and maintained on – computers located outside of your state, province, country or other governmental jurisdiction where the data protection laws may differ from those of your jurisdiction.</w:t>
      </w:r>
    </w:p>
    <w:p w14:paraId="2852ACC8" w14:textId="77777777" w:rsidR="00C7664B" w:rsidRPr="00C7664B" w:rsidRDefault="00C7664B" w:rsidP="00C7664B">
      <w:pPr>
        <w:rPr>
          <w:spacing w:val="0"/>
          <w:lang w:val="en-GB" w:eastAsia="en-GB"/>
        </w:rPr>
      </w:pPr>
      <w:r w:rsidRPr="00C7664B">
        <w:rPr>
          <w:spacing w:val="0"/>
          <w:lang w:val="en-GB" w:eastAsia="en-GB"/>
        </w:rPr>
        <w:t>If you are located outside United Kingdom and choose to provide information to us, please note that we transfer the data, including Personal Data, to United Kingdom and process it there.</w:t>
      </w:r>
    </w:p>
    <w:p w14:paraId="06BB388C" w14:textId="77777777" w:rsidR="00C7664B" w:rsidRPr="00C7664B" w:rsidRDefault="00C7664B" w:rsidP="00C7664B">
      <w:pPr>
        <w:rPr>
          <w:spacing w:val="0"/>
          <w:lang w:val="en-GB" w:eastAsia="en-GB"/>
        </w:rPr>
      </w:pPr>
      <w:r w:rsidRPr="00C7664B">
        <w:rPr>
          <w:spacing w:val="0"/>
          <w:lang w:val="en-GB" w:eastAsia="en-GB"/>
        </w:rPr>
        <w:t>Your consent to this Privacy Policy followed by your submission of such information represents your agreement to that transfer.</w:t>
      </w:r>
    </w:p>
    <w:p w14:paraId="5774F5B3" w14:textId="77777777" w:rsidR="00C7664B" w:rsidRPr="00C7664B" w:rsidRDefault="00C7664B" w:rsidP="00C7664B">
      <w:pPr>
        <w:rPr>
          <w:spacing w:val="0"/>
          <w:lang w:val="en-GB" w:eastAsia="en-GB"/>
        </w:rPr>
      </w:pPr>
      <w:r w:rsidRPr="00C7664B">
        <w:rPr>
          <w:spacing w:val="0"/>
          <w:lang w:val="en-GB" w:eastAsia="en-GB"/>
        </w:rPr>
        <w:t>Common Seas will take all the steps reasonably necessary to ensure that your data is treated securely and in accordance with this Privacy Policy and no transfer of your Personal Data will take place to an organisation or a country unless there are adequate controls in place including the security of your data and other personal information.</w:t>
      </w:r>
    </w:p>
    <w:p w14:paraId="3D02BFA0" w14:textId="77777777" w:rsidR="00C7664B" w:rsidRPr="00C7664B" w:rsidRDefault="00C7664B" w:rsidP="003B1586">
      <w:pPr>
        <w:pStyle w:val="Heading2"/>
        <w:rPr>
          <w:lang w:val="en-GB" w:eastAsia="en-GB"/>
        </w:rPr>
      </w:pPr>
      <w:r w:rsidRPr="00C7664B">
        <w:rPr>
          <w:bdr w:val="none" w:sz="0" w:space="0" w:color="auto" w:frame="1"/>
          <w:lang w:val="en-GB" w:eastAsia="en-GB"/>
        </w:rPr>
        <w:t>Disclosure of Data</w:t>
      </w:r>
    </w:p>
    <w:p w14:paraId="2D7E30AC" w14:textId="77777777" w:rsidR="00C7664B" w:rsidRPr="00C7664B" w:rsidRDefault="00C7664B" w:rsidP="003B1586">
      <w:pPr>
        <w:pStyle w:val="Heading3"/>
        <w:rPr>
          <w:lang w:val="en-GB" w:eastAsia="en-GB"/>
        </w:rPr>
      </w:pPr>
      <w:r w:rsidRPr="00C7664B">
        <w:rPr>
          <w:bdr w:val="none" w:sz="0" w:space="0" w:color="auto" w:frame="1"/>
          <w:lang w:val="en-GB" w:eastAsia="en-GB"/>
        </w:rPr>
        <w:t>Disclosure for Law Enforcement</w:t>
      </w:r>
    </w:p>
    <w:p w14:paraId="5D1DFE44" w14:textId="77777777" w:rsidR="00C7664B" w:rsidRPr="00C7664B" w:rsidRDefault="00C7664B" w:rsidP="00C7664B">
      <w:pPr>
        <w:rPr>
          <w:spacing w:val="0"/>
          <w:lang w:val="en-GB" w:eastAsia="en-GB"/>
        </w:rPr>
      </w:pPr>
      <w:r w:rsidRPr="00C7664B">
        <w:rPr>
          <w:spacing w:val="0"/>
          <w:lang w:val="en-GB" w:eastAsia="en-GB"/>
        </w:rPr>
        <w:t>Under certain circumstances, Common Seas may be required to disclose your Personal Data if required to do so by law or in response to valid requests by public authorities (e.g. a court or a government agency).</w:t>
      </w:r>
    </w:p>
    <w:p w14:paraId="62B050FD" w14:textId="77777777" w:rsidR="00C7664B" w:rsidRPr="00C7664B" w:rsidRDefault="00C7664B" w:rsidP="003B1586">
      <w:pPr>
        <w:pStyle w:val="Heading3"/>
        <w:rPr>
          <w:lang w:val="en-GB" w:eastAsia="en-GB"/>
        </w:rPr>
      </w:pPr>
      <w:r w:rsidRPr="00C7664B">
        <w:rPr>
          <w:bdr w:val="none" w:sz="0" w:space="0" w:color="auto" w:frame="1"/>
          <w:lang w:val="en-GB" w:eastAsia="en-GB"/>
        </w:rPr>
        <w:t>Legal Requirements</w:t>
      </w:r>
    </w:p>
    <w:p w14:paraId="211FF565" w14:textId="77777777" w:rsidR="00C7664B" w:rsidRPr="00C7664B" w:rsidRDefault="00C7664B" w:rsidP="00C7664B">
      <w:pPr>
        <w:rPr>
          <w:spacing w:val="0"/>
          <w:lang w:val="en-GB" w:eastAsia="en-GB"/>
        </w:rPr>
      </w:pPr>
      <w:r w:rsidRPr="00C7664B">
        <w:rPr>
          <w:spacing w:val="0"/>
          <w:lang w:val="en-GB" w:eastAsia="en-GB"/>
        </w:rPr>
        <w:t>Common Seas may disclose your Personal Data in the good faith belief that such action is necessary to:</w:t>
      </w:r>
    </w:p>
    <w:p w14:paraId="6215E45A" w14:textId="77777777" w:rsidR="00C7664B" w:rsidRPr="003B1586" w:rsidRDefault="00C7664B" w:rsidP="003B1586">
      <w:pPr>
        <w:pStyle w:val="ListParagraph"/>
        <w:numPr>
          <w:ilvl w:val="0"/>
          <w:numId w:val="14"/>
        </w:numPr>
        <w:rPr>
          <w:spacing w:val="0"/>
          <w:lang w:val="en-GB" w:eastAsia="en-GB"/>
        </w:rPr>
      </w:pPr>
      <w:r w:rsidRPr="003B1586">
        <w:rPr>
          <w:spacing w:val="0"/>
          <w:lang w:val="en-GB" w:eastAsia="en-GB"/>
        </w:rPr>
        <w:t>To comply with a legal obligation</w:t>
      </w:r>
    </w:p>
    <w:p w14:paraId="7CE64787" w14:textId="77777777" w:rsidR="00C7664B" w:rsidRPr="003B1586" w:rsidRDefault="00C7664B" w:rsidP="003B1586">
      <w:pPr>
        <w:pStyle w:val="ListParagraph"/>
        <w:numPr>
          <w:ilvl w:val="0"/>
          <w:numId w:val="14"/>
        </w:numPr>
        <w:rPr>
          <w:spacing w:val="0"/>
          <w:lang w:val="en-GB" w:eastAsia="en-GB"/>
        </w:rPr>
      </w:pPr>
      <w:r w:rsidRPr="003B1586">
        <w:rPr>
          <w:spacing w:val="0"/>
          <w:lang w:val="en-GB" w:eastAsia="en-GB"/>
        </w:rPr>
        <w:t>To protect and defend the rights or property of Common Seas</w:t>
      </w:r>
    </w:p>
    <w:p w14:paraId="29530965" w14:textId="77777777" w:rsidR="00C7664B" w:rsidRPr="003B1586" w:rsidRDefault="00C7664B" w:rsidP="003B1586">
      <w:pPr>
        <w:pStyle w:val="ListParagraph"/>
        <w:numPr>
          <w:ilvl w:val="0"/>
          <w:numId w:val="14"/>
        </w:numPr>
        <w:rPr>
          <w:spacing w:val="0"/>
          <w:lang w:val="en-GB" w:eastAsia="en-GB"/>
        </w:rPr>
      </w:pPr>
      <w:r w:rsidRPr="003B1586">
        <w:rPr>
          <w:spacing w:val="0"/>
          <w:lang w:val="en-GB" w:eastAsia="en-GB"/>
        </w:rPr>
        <w:t>To prevent or investigate possible wrongdoing in connection with the Service</w:t>
      </w:r>
    </w:p>
    <w:p w14:paraId="719C2B33" w14:textId="77777777" w:rsidR="00C7664B" w:rsidRPr="003B1586" w:rsidRDefault="00C7664B" w:rsidP="003B1586">
      <w:pPr>
        <w:pStyle w:val="ListParagraph"/>
        <w:numPr>
          <w:ilvl w:val="0"/>
          <w:numId w:val="14"/>
        </w:numPr>
        <w:rPr>
          <w:spacing w:val="0"/>
          <w:lang w:val="en-GB" w:eastAsia="en-GB"/>
        </w:rPr>
      </w:pPr>
      <w:r w:rsidRPr="003B1586">
        <w:rPr>
          <w:spacing w:val="0"/>
          <w:lang w:val="en-GB" w:eastAsia="en-GB"/>
        </w:rPr>
        <w:t>To protect the personal safety of users of the Service or the public</w:t>
      </w:r>
    </w:p>
    <w:p w14:paraId="0F32369F" w14:textId="77777777" w:rsidR="00C7664B" w:rsidRPr="003B1586" w:rsidRDefault="00C7664B" w:rsidP="003B1586">
      <w:pPr>
        <w:pStyle w:val="ListParagraph"/>
        <w:numPr>
          <w:ilvl w:val="0"/>
          <w:numId w:val="14"/>
        </w:numPr>
        <w:rPr>
          <w:spacing w:val="0"/>
          <w:lang w:val="en-GB" w:eastAsia="en-GB"/>
        </w:rPr>
      </w:pPr>
      <w:r w:rsidRPr="003B1586">
        <w:rPr>
          <w:spacing w:val="0"/>
          <w:lang w:val="en-GB" w:eastAsia="en-GB"/>
        </w:rPr>
        <w:t>To protect against legal liability</w:t>
      </w:r>
    </w:p>
    <w:p w14:paraId="1466253E" w14:textId="77777777" w:rsidR="00C7664B" w:rsidRPr="00C7664B" w:rsidRDefault="00C7664B" w:rsidP="003B1586">
      <w:pPr>
        <w:pStyle w:val="Heading3"/>
        <w:rPr>
          <w:lang w:val="en-GB" w:eastAsia="en-GB"/>
        </w:rPr>
      </w:pPr>
      <w:r w:rsidRPr="00C7664B">
        <w:rPr>
          <w:bdr w:val="none" w:sz="0" w:space="0" w:color="auto" w:frame="1"/>
          <w:lang w:val="en-GB" w:eastAsia="en-GB"/>
        </w:rPr>
        <w:lastRenderedPageBreak/>
        <w:t>Security of Data</w:t>
      </w:r>
    </w:p>
    <w:p w14:paraId="2DAF66D5" w14:textId="77777777" w:rsidR="00C7664B" w:rsidRPr="00C7664B" w:rsidRDefault="00C7664B" w:rsidP="00C7664B">
      <w:pPr>
        <w:rPr>
          <w:spacing w:val="0"/>
          <w:lang w:val="en-GB" w:eastAsia="en-GB"/>
        </w:rPr>
      </w:pPr>
      <w:r w:rsidRPr="00C7664B">
        <w:rPr>
          <w:spacing w:val="0"/>
          <w:lang w:val="en-GB" w:eastAsia="en-GB"/>
        </w:rPr>
        <w:t>The security of your data is important to us but remember that no method of transmission over the Internet or method of electronic storage is 100% secure. While we strive to use commercially acceptable means to protect your Personal Data, we cannot guarantee its absolute security.</w:t>
      </w:r>
    </w:p>
    <w:p w14:paraId="3D08D2C5" w14:textId="77777777" w:rsidR="00C7664B" w:rsidRPr="00C7664B" w:rsidRDefault="00C7664B" w:rsidP="003B1586">
      <w:pPr>
        <w:pStyle w:val="Heading2"/>
        <w:rPr>
          <w:lang w:val="en-GB" w:eastAsia="en-GB"/>
        </w:rPr>
      </w:pPr>
      <w:r w:rsidRPr="00C7664B">
        <w:rPr>
          <w:bdr w:val="none" w:sz="0" w:space="0" w:color="auto" w:frame="1"/>
          <w:lang w:val="en-GB" w:eastAsia="en-GB"/>
        </w:rPr>
        <w:t>Your Data Protection Rights under the General Data Protection Regulation (GDPR)</w:t>
      </w:r>
    </w:p>
    <w:p w14:paraId="168A9DCB" w14:textId="77777777" w:rsidR="00C7664B" w:rsidRPr="00C7664B" w:rsidRDefault="00C7664B" w:rsidP="00C7664B">
      <w:pPr>
        <w:rPr>
          <w:spacing w:val="0"/>
          <w:lang w:val="en-GB" w:eastAsia="en-GB"/>
        </w:rPr>
      </w:pPr>
      <w:r w:rsidRPr="00C7664B">
        <w:rPr>
          <w:spacing w:val="0"/>
          <w:lang w:val="en-GB" w:eastAsia="en-GB"/>
        </w:rPr>
        <w:t>If you are a resident of the European Economic Area (EEA), you have certain data protection rights. Common Seas aims to take reasonable steps to allow you to correct, amend, delete or limit the use of your Personal Data.</w:t>
      </w:r>
    </w:p>
    <w:p w14:paraId="5ED4407F" w14:textId="77777777" w:rsidR="00C7664B" w:rsidRPr="00C7664B" w:rsidRDefault="00C7664B" w:rsidP="00C7664B">
      <w:pPr>
        <w:rPr>
          <w:spacing w:val="0"/>
          <w:lang w:val="en-GB" w:eastAsia="en-GB"/>
        </w:rPr>
      </w:pPr>
      <w:r w:rsidRPr="00C7664B">
        <w:rPr>
          <w:spacing w:val="0"/>
          <w:lang w:val="en-GB" w:eastAsia="en-GB"/>
        </w:rPr>
        <w:t>If you wish to be informed about what Personal Data we hold about you and if you want it to be removed from our systems, please contact us.</w:t>
      </w:r>
    </w:p>
    <w:p w14:paraId="0FBB3A7B" w14:textId="77777777" w:rsidR="00C7664B" w:rsidRPr="00C7664B" w:rsidRDefault="00C7664B" w:rsidP="00C7664B">
      <w:pPr>
        <w:rPr>
          <w:spacing w:val="0"/>
          <w:lang w:val="en-GB" w:eastAsia="en-GB"/>
        </w:rPr>
      </w:pPr>
      <w:r w:rsidRPr="00C7664B">
        <w:rPr>
          <w:spacing w:val="0"/>
          <w:lang w:val="en-GB" w:eastAsia="en-GB"/>
        </w:rPr>
        <w:t>In certain circumstances, you have the following data protection rights:</w:t>
      </w:r>
    </w:p>
    <w:p w14:paraId="1CBF3B34" w14:textId="77777777" w:rsidR="00C7664B" w:rsidRPr="00C7664B" w:rsidRDefault="00C7664B" w:rsidP="00C7664B">
      <w:pPr>
        <w:rPr>
          <w:spacing w:val="0"/>
          <w:lang w:val="en-GB" w:eastAsia="en-GB"/>
        </w:rPr>
      </w:pPr>
      <w:r w:rsidRPr="00C7664B">
        <w:rPr>
          <w:b/>
          <w:bCs/>
          <w:spacing w:val="0"/>
          <w:bdr w:val="none" w:sz="0" w:space="0" w:color="auto" w:frame="1"/>
          <w:lang w:val="en-GB" w:eastAsia="en-GB"/>
        </w:rPr>
        <w:t>The right to access, update or delete the information we have on you.</w:t>
      </w:r>
      <w:r w:rsidRPr="00C7664B">
        <w:rPr>
          <w:spacing w:val="0"/>
          <w:lang w:val="en-GB" w:eastAsia="en-GB"/>
        </w:rPr>
        <w:t> Whenever made possible, you can access, update or request deletion of your Personal Data directly within your account settings section. If you are unable to perform these actions yourself, please contact us to assist you.</w:t>
      </w:r>
    </w:p>
    <w:p w14:paraId="6F4F0E68" w14:textId="77777777" w:rsidR="00C7664B" w:rsidRPr="00C7664B" w:rsidRDefault="00C7664B" w:rsidP="00C7664B">
      <w:pPr>
        <w:rPr>
          <w:spacing w:val="0"/>
          <w:lang w:val="en-GB" w:eastAsia="en-GB"/>
        </w:rPr>
      </w:pPr>
      <w:r w:rsidRPr="00C7664B">
        <w:rPr>
          <w:b/>
          <w:bCs/>
          <w:spacing w:val="0"/>
          <w:bdr w:val="none" w:sz="0" w:space="0" w:color="auto" w:frame="1"/>
          <w:lang w:val="en-GB" w:eastAsia="en-GB"/>
        </w:rPr>
        <w:t>The right of rectification.</w:t>
      </w:r>
      <w:r w:rsidRPr="00C7664B">
        <w:rPr>
          <w:spacing w:val="0"/>
          <w:lang w:val="en-GB" w:eastAsia="en-GB"/>
        </w:rPr>
        <w:t> You have the right to have your information rectified if that information is inaccurate or incomplete.</w:t>
      </w:r>
    </w:p>
    <w:p w14:paraId="46E8A7CA" w14:textId="77777777" w:rsidR="00C7664B" w:rsidRPr="00C7664B" w:rsidRDefault="00C7664B" w:rsidP="00C7664B">
      <w:pPr>
        <w:rPr>
          <w:spacing w:val="0"/>
          <w:lang w:val="en-GB" w:eastAsia="en-GB"/>
        </w:rPr>
      </w:pPr>
      <w:r w:rsidRPr="00C7664B">
        <w:rPr>
          <w:b/>
          <w:bCs/>
          <w:spacing w:val="0"/>
          <w:bdr w:val="none" w:sz="0" w:space="0" w:color="auto" w:frame="1"/>
          <w:lang w:val="en-GB" w:eastAsia="en-GB"/>
        </w:rPr>
        <w:t>The right to object.</w:t>
      </w:r>
      <w:r w:rsidRPr="00C7664B">
        <w:rPr>
          <w:spacing w:val="0"/>
          <w:lang w:val="en-GB" w:eastAsia="en-GB"/>
        </w:rPr>
        <w:t> You have the right to object to our processing of your Personal Data.</w:t>
      </w:r>
    </w:p>
    <w:p w14:paraId="6679BB89" w14:textId="77777777" w:rsidR="00C7664B" w:rsidRPr="00C7664B" w:rsidRDefault="00C7664B" w:rsidP="00C7664B">
      <w:pPr>
        <w:rPr>
          <w:spacing w:val="0"/>
          <w:lang w:val="en-GB" w:eastAsia="en-GB"/>
        </w:rPr>
      </w:pPr>
      <w:r w:rsidRPr="00C7664B">
        <w:rPr>
          <w:b/>
          <w:bCs/>
          <w:spacing w:val="0"/>
          <w:bdr w:val="none" w:sz="0" w:space="0" w:color="auto" w:frame="1"/>
          <w:lang w:val="en-GB" w:eastAsia="en-GB"/>
        </w:rPr>
        <w:t>The right of restriction.</w:t>
      </w:r>
      <w:r w:rsidRPr="00C7664B">
        <w:rPr>
          <w:spacing w:val="0"/>
          <w:lang w:val="en-GB" w:eastAsia="en-GB"/>
        </w:rPr>
        <w:t> You have the right to request that we restrict the processing of your personal information.</w:t>
      </w:r>
    </w:p>
    <w:p w14:paraId="671C57BA" w14:textId="77777777" w:rsidR="00C7664B" w:rsidRPr="00C7664B" w:rsidRDefault="00C7664B" w:rsidP="00C7664B">
      <w:pPr>
        <w:rPr>
          <w:spacing w:val="0"/>
          <w:lang w:val="en-GB" w:eastAsia="en-GB"/>
        </w:rPr>
      </w:pPr>
      <w:r w:rsidRPr="00C7664B">
        <w:rPr>
          <w:b/>
          <w:bCs/>
          <w:spacing w:val="0"/>
          <w:bdr w:val="none" w:sz="0" w:space="0" w:color="auto" w:frame="1"/>
          <w:lang w:val="en-GB" w:eastAsia="en-GB"/>
        </w:rPr>
        <w:t>The right to data portability.</w:t>
      </w:r>
      <w:r w:rsidRPr="00C7664B">
        <w:rPr>
          <w:spacing w:val="0"/>
          <w:lang w:val="en-GB" w:eastAsia="en-GB"/>
        </w:rPr>
        <w:t> You have the right to be provided with a copy of the information we have on you in a structured, machine-readable and commonly used format.</w:t>
      </w:r>
    </w:p>
    <w:p w14:paraId="455E560F" w14:textId="77777777" w:rsidR="00C7664B" w:rsidRPr="00C7664B" w:rsidRDefault="00C7664B" w:rsidP="00C7664B">
      <w:pPr>
        <w:rPr>
          <w:spacing w:val="0"/>
          <w:lang w:val="en-GB" w:eastAsia="en-GB"/>
        </w:rPr>
      </w:pPr>
      <w:r w:rsidRPr="00C7664B">
        <w:rPr>
          <w:b/>
          <w:bCs/>
          <w:spacing w:val="0"/>
          <w:bdr w:val="none" w:sz="0" w:space="0" w:color="auto" w:frame="1"/>
          <w:lang w:val="en-GB" w:eastAsia="en-GB"/>
        </w:rPr>
        <w:t>The right to withdraw consent.</w:t>
      </w:r>
      <w:r w:rsidRPr="00C7664B">
        <w:rPr>
          <w:spacing w:val="0"/>
          <w:lang w:val="en-GB" w:eastAsia="en-GB"/>
        </w:rPr>
        <w:t> You also have the right to withdraw your consent at any time where Common Seas relied on your consent to process your personal information.</w:t>
      </w:r>
    </w:p>
    <w:p w14:paraId="4F184EF8" w14:textId="77777777" w:rsidR="00C7664B" w:rsidRPr="00C7664B" w:rsidRDefault="00C7664B" w:rsidP="00C7664B">
      <w:pPr>
        <w:rPr>
          <w:spacing w:val="0"/>
          <w:lang w:val="en-GB" w:eastAsia="en-GB"/>
        </w:rPr>
      </w:pPr>
      <w:r w:rsidRPr="00C7664B">
        <w:rPr>
          <w:spacing w:val="0"/>
          <w:lang w:val="en-GB" w:eastAsia="en-GB"/>
        </w:rPr>
        <w:t>Please note that we may ask you to verify your identity before responding to such requests.</w:t>
      </w:r>
    </w:p>
    <w:p w14:paraId="729A71E8" w14:textId="77777777" w:rsidR="00C7664B" w:rsidRPr="00C7664B" w:rsidRDefault="00C7664B" w:rsidP="00C7664B">
      <w:pPr>
        <w:rPr>
          <w:spacing w:val="0"/>
          <w:lang w:val="en-GB" w:eastAsia="en-GB"/>
        </w:rPr>
      </w:pPr>
      <w:r w:rsidRPr="00C7664B">
        <w:rPr>
          <w:spacing w:val="0"/>
          <w:lang w:val="en-GB" w:eastAsia="en-GB"/>
        </w:rPr>
        <w:t>You have the right to complain to a Data Protection Authority about our collection and use of your Personal Data. For more information, please contact your local data protection authority in the European Economic Area (EEA).</w:t>
      </w:r>
    </w:p>
    <w:p w14:paraId="2A10CE1D" w14:textId="77777777" w:rsidR="00C7664B" w:rsidRPr="00C7664B" w:rsidRDefault="00C7664B" w:rsidP="003B1586">
      <w:pPr>
        <w:pStyle w:val="Heading3"/>
        <w:rPr>
          <w:lang w:val="en-GB" w:eastAsia="en-GB"/>
        </w:rPr>
      </w:pPr>
      <w:r w:rsidRPr="00C7664B">
        <w:rPr>
          <w:bdr w:val="none" w:sz="0" w:space="0" w:color="auto" w:frame="1"/>
          <w:lang w:val="en-GB" w:eastAsia="en-GB"/>
        </w:rPr>
        <w:t>Service Providers</w:t>
      </w:r>
    </w:p>
    <w:p w14:paraId="61BFF9B0" w14:textId="77777777" w:rsidR="00C7664B" w:rsidRPr="00C7664B" w:rsidRDefault="00C7664B" w:rsidP="00C7664B">
      <w:pPr>
        <w:rPr>
          <w:spacing w:val="0"/>
          <w:lang w:val="en-GB" w:eastAsia="en-GB"/>
        </w:rPr>
      </w:pPr>
      <w:r w:rsidRPr="00C7664B">
        <w:rPr>
          <w:spacing w:val="0"/>
          <w:lang w:val="en-GB" w:eastAsia="en-GB"/>
        </w:rPr>
        <w:t>We may employ third party companies and individuals to facilitate our Service (“Service Providers”), provide the Service on our behalf, perform Service-related services or assist us in analysing how our Service is used.</w:t>
      </w:r>
    </w:p>
    <w:p w14:paraId="1CDAB5E6" w14:textId="77777777" w:rsidR="00C7664B" w:rsidRPr="00C7664B" w:rsidRDefault="00C7664B" w:rsidP="00C7664B">
      <w:pPr>
        <w:rPr>
          <w:spacing w:val="0"/>
          <w:lang w:val="en-GB" w:eastAsia="en-GB"/>
        </w:rPr>
      </w:pPr>
      <w:r w:rsidRPr="00C7664B">
        <w:rPr>
          <w:spacing w:val="0"/>
          <w:lang w:val="en-GB" w:eastAsia="en-GB"/>
        </w:rPr>
        <w:t>These third parties have access to your Personal Data only to perform these tasks on our behalf and are obligated not to disclose or use it for any other purpose.</w:t>
      </w:r>
    </w:p>
    <w:p w14:paraId="0D80EDAF" w14:textId="77777777" w:rsidR="00C7664B" w:rsidRPr="00C7664B" w:rsidRDefault="00C7664B" w:rsidP="003B1586">
      <w:pPr>
        <w:pStyle w:val="Heading3"/>
        <w:rPr>
          <w:lang w:val="en-GB" w:eastAsia="en-GB"/>
        </w:rPr>
      </w:pPr>
      <w:r w:rsidRPr="00C7664B">
        <w:rPr>
          <w:bdr w:val="none" w:sz="0" w:space="0" w:color="auto" w:frame="1"/>
          <w:lang w:val="en-GB" w:eastAsia="en-GB"/>
        </w:rPr>
        <w:t>Analytics</w:t>
      </w:r>
    </w:p>
    <w:p w14:paraId="262AFDBC" w14:textId="77777777" w:rsidR="00C7664B" w:rsidRPr="00C7664B" w:rsidRDefault="00C7664B" w:rsidP="00C7664B">
      <w:pPr>
        <w:rPr>
          <w:spacing w:val="0"/>
          <w:lang w:val="en-GB" w:eastAsia="en-GB"/>
        </w:rPr>
      </w:pPr>
      <w:r w:rsidRPr="00C7664B">
        <w:rPr>
          <w:spacing w:val="0"/>
          <w:lang w:val="en-GB" w:eastAsia="en-GB"/>
        </w:rPr>
        <w:t>We may use third-party Service Providers to monitor and analyse the use of our Service.</w:t>
      </w:r>
    </w:p>
    <w:p w14:paraId="5A54E0C0" w14:textId="77777777" w:rsidR="00C7664B" w:rsidRPr="00C7664B" w:rsidRDefault="00C7664B" w:rsidP="003B1586">
      <w:pPr>
        <w:pStyle w:val="Heading3"/>
        <w:rPr>
          <w:lang w:val="en-GB" w:eastAsia="en-GB"/>
        </w:rPr>
      </w:pPr>
      <w:r w:rsidRPr="00C7664B">
        <w:rPr>
          <w:bdr w:val="none" w:sz="0" w:space="0" w:color="auto" w:frame="1"/>
          <w:lang w:val="en-GB" w:eastAsia="en-GB"/>
        </w:rPr>
        <w:t>Google Analytics</w:t>
      </w:r>
    </w:p>
    <w:p w14:paraId="053EFC39" w14:textId="77777777" w:rsidR="00C7664B" w:rsidRPr="00C7664B" w:rsidRDefault="00C7664B" w:rsidP="00C7664B">
      <w:pPr>
        <w:rPr>
          <w:spacing w:val="0"/>
          <w:lang w:val="en-GB" w:eastAsia="en-GB"/>
        </w:rPr>
      </w:pPr>
      <w:r w:rsidRPr="00C7664B">
        <w:rPr>
          <w:spacing w:val="0"/>
          <w:lang w:val="en-GB" w:eastAsia="en-GB"/>
        </w:rPr>
        <w:lastRenderedPageBreak/>
        <w:t>Google Analytics is a web analytics service offered by Google that tracks and reports website traffic. Google uses the data collected to track and monitor the use of our Service. This data is shared with other Google services. Google may use the collected data to contextualise and personalise the ads of its own advertising network.</w:t>
      </w:r>
    </w:p>
    <w:p w14:paraId="5C5EBB58" w14:textId="77777777" w:rsidR="00C7664B" w:rsidRPr="00C7664B" w:rsidRDefault="00C7664B" w:rsidP="00C7664B">
      <w:pPr>
        <w:rPr>
          <w:spacing w:val="0"/>
          <w:lang w:val="en-GB" w:eastAsia="en-GB"/>
        </w:rPr>
      </w:pPr>
      <w:r w:rsidRPr="00C7664B">
        <w:rPr>
          <w:spacing w:val="0"/>
          <w:lang w:val="en-GB" w:eastAsia="en-GB"/>
        </w:rPr>
        <w:t>You can opt-out of having made your activity on the Service available to Google Analytics by installing the Google Analytics opt-out browser add-on. The add-on prevents the Google Analytics JavaScript (ga.js, analytics.js and dc.js) from sharing information with Google Analytics about visits activity.</w:t>
      </w:r>
    </w:p>
    <w:p w14:paraId="3946185A" w14:textId="77777777" w:rsidR="00C7664B" w:rsidRPr="00C7664B" w:rsidRDefault="00C7664B" w:rsidP="00C7664B">
      <w:pPr>
        <w:rPr>
          <w:spacing w:val="0"/>
          <w:lang w:val="en-GB" w:eastAsia="en-GB"/>
        </w:rPr>
      </w:pPr>
      <w:r w:rsidRPr="00C7664B">
        <w:rPr>
          <w:spacing w:val="0"/>
          <w:lang w:val="en-GB" w:eastAsia="en-GB"/>
        </w:rPr>
        <w:t>For more information on the privacy practices of Google, please visit the Google Privacy Terms web page: </w:t>
      </w:r>
      <w:hyperlink r:id="rId15" w:history="1">
        <w:r w:rsidRPr="00C7664B">
          <w:rPr>
            <w:color w:val="0000FF"/>
            <w:spacing w:val="0"/>
            <w:u w:val="single"/>
            <w:bdr w:val="none" w:sz="0" w:space="0" w:color="auto" w:frame="1"/>
            <w:lang w:val="en-GB" w:eastAsia="en-GB"/>
          </w:rPr>
          <w:t>https://policies.google.com/privacy?hl=en</w:t>
        </w:r>
      </w:hyperlink>
    </w:p>
    <w:p w14:paraId="5121186D" w14:textId="77777777" w:rsidR="00C7664B" w:rsidRPr="00C7664B" w:rsidRDefault="00C7664B" w:rsidP="003B1586">
      <w:pPr>
        <w:pStyle w:val="Heading3"/>
        <w:rPr>
          <w:lang w:val="en-GB" w:eastAsia="en-GB"/>
        </w:rPr>
      </w:pPr>
      <w:r w:rsidRPr="00C7664B">
        <w:rPr>
          <w:bdr w:val="none" w:sz="0" w:space="0" w:color="auto" w:frame="1"/>
          <w:lang w:val="en-GB" w:eastAsia="en-GB"/>
        </w:rPr>
        <w:t>Links to Other Sites</w:t>
      </w:r>
    </w:p>
    <w:p w14:paraId="7DB2DE5E" w14:textId="77777777" w:rsidR="00C7664B" w:rsidRPr="00C7664B" w:rsidRDefault="00C7664B" w:rsidP="00C7664B">
      <w:pPr>
        <w:rPr>
          <w:spacing w:val="0"/>
          <w:lang w:val="en-GB" w:eastAsia="en-GB"/>
        </w:rPr>
      </w:pPr>
      <w:r w:rsidRPr="00C7664B">
        <w:rPr>
          <w:spacing w:val="0"/>
          <w:lang w:val="en-GB" w:eastAsia="en-GB"/>
        </w:rPr>
        <w:t>Our Service may contain links to other sites that are not operated by us. If you click a third party link, you will be directed to that third party’s site. We strongly advise you to review the Privacy Policy of every site you visit.</w:t>
      </w:r>
    </w:p>
    <w:p w14:paraId="5209B502" w14:textId="77777777" w:rsidR="00C7664B" w:rsidRPr="00C7664B" w:rsidRDefault="00C7664B" w:rsidP="00C7664B">
      <w:pPr>
        <w:rPr>
          <w:spacing w:val="0"/>
          <w:lang w:val="en-GB" w:eastAsia="en-GB"/>
        </w:rPr>
      </w:pPr>
      <w:r w:rsidRPr="00C7664B">
        <w:rPr>
          <w:spacing w:val="0"/>
          <w:lang w:val="en-GB" w:eastAsia="en-GB"/>
        </w:rPr>
        <w:t>We have no control over and assume no responsibility for the content, privacy policies or practices of any third party sites or services.</w:t>
      </w:r>
    </w:p>
    <w:p w14:paraId="27092838" w14:textId="6F328753" w:rsidR="00C7664B" w:rsidRPr="00C7664B" w:rsidRDefault="00C7664B" w:rsidP="00BE01D3">
      <w:pPr>
        <w:pStyle w:val="Heading2"/>
        <w:rPr>
          <w:lang w:val="en-GB" w:eastAsia="en-GB"/>
        </w:rPr>
      </w:pPr>
      <w:r w:rsidRPr="00C7664B">
        <w:rPr>
          <w:bdr w:val="none" w:sz="0" w:space="0" w:color="auto" w:frame="1"/>
          <w:lang w:val="en-GB" w:eastAsia="en-GB"/>
        </w:rPr>
        <w:t xml:space="preserve">Changes to </w:t>
      </w:r>
      <w:r w:rsidR="003B1586">
        <w:rPr>
          <w:bdr w:val="none" w:sz="0" w:space="0" w:color="auto" w:frame="1"/>
          <w:lang w:val="en-GB" w:eastAsia="en-GB"/>
        </w:rPr>
        <w:t>t</w:t>
      </w:r>
      <w:r w:rsidR="003B1586" w:rsidRPr="00C7664B">
        <w:rPr>
          <w:bdr w:val="none" w:sz="0" w:space="0" w:color="auto" w:frame="1"/>
          <w:lang w:val="en-GB" w:eastAsia="en-GB"/>
        </w:rPr>
        <w:t xml:space="preserve">his </w:t>
      </w:r>
      <w:r w:rsidRPr="00C7664B">
        <w:rPr>
          <w:bdr w:val="none" w:sz="0" w:space="0" w:color="auto" w:frame="1"/>
          <w:lang w:val="en-GB" w:eastAsia="en-GB"/>
        </w:rPr>
        <w:t>Privacy Policy</w:t>
      </w:r>
    </w:p>
    <w:p w14:paraId="2558BDDE" w14:textId="77777777" w:rsidR="00C7664B" w:rsidRPr="00C7664B" w:rsidRDefault="00C7664B" w:rsidP="00C7664B">
      <w:pPr>
        <w:rPr>
          <w:spacing w:val="0"/>
          <w:lang w:val="en-GB" w:eastAsia="en-GB"/>
        </w:rPr>
      </w:pPr>
      <w:r w:rsidRPr="00C7664B">
        <w:rPr>
          <w:spacing w:val="0"/>
          <w:lang w:val="en-GB" w:eastAsia="en-GB"/>
        </w:rPr>
        <w:t>We may update our Privacy Policy from time to time. We will notify you of any changes by posting the new Privacy Policy on this page.</w:t>
      </w:r>
    </w:p>
    <w:p w14:paraId="5878B91A" w14:textId="642A085F" w:rsidR="00C7664B" w:rsidRPr="00C7664B" w:rsidRDefault="00C7664B" w:rsidP="00C7664B">
      <w:pPr>
        <w:rPr>
          <w:spacing w:val="0"/>
          <w:lang w:val="en-GB" w:eastAsia="en-GB"/>
        </w:rPr>
      </w:pPr>
      <w:r w:rsidRPr="00C7664B">
        <w:rPr>
          <w:spacing w:val="0"/>
          <w:lang w:val="en-GB" w:eastAsia="en-GB"/>
        </w:rPr>
        <w:t xml:space="preserve">We will </w:t>
      </w:r>
      <w:del w:id="37" w:author="James Simpson" w:date="2025-10-30T18:04:00Z">
        <w:r w:rsidRPr="00C7664B" w:rsidDel="003B1586">
          <w:rPr>
            <w:spacing w:val="0"/>
            <w:lang w:val="en-GB" w:eastAsia="en-GB"/>
          </w:rPr>
          <w:delText xml:space="preserve">let </w:delText>
        </w:r>
      </w:del>
      <w:ins w:id="38" w:author="James Simpson" w:date="2025-10-30T18:04:00Z">
        <w:r w:rsidR="003B1586">
          <w:rPr>
            <w:spacing w:val="0"/>
            <w:lang w:val="en-GB" w:eastAsia="en-GB"/>
          </w:rPr>
          <w:t xml:space="preserve">inform users of the Service </w:t>
        </w:r>
      </w:ins>
      <w:del w:id="39" w:author="James Simpson" w:date="2025-10-30T18:04:00Z">
        <w:r w:rsidRPr="00C7664B" w:rsidDel="003B1586">
          <w:rPr>
            <w:spacing w:val="0"/>
            <w:lang w:val="en-GB" w:eastAsia="en-GB"/>
          </w:rPr>
          <w:delText>you know via email and/or a prominent notice on our Service</w:delText>
        </w:r>
      </w:del>
      <w:ins w:id="40" w:author="James Simpson" w:date="2025-10-30T18:04:00Z">
        <w:r w:rsidR="003B1586">
          <w:rPr>
            <w:spacing w:val="0"/>
            <w:lang w:val="en-GB" w:eastAsia="en-GB"/>
          </w:rPr>
          <w:t>via a notification in the ‘Das</w:t>
        </w:r>
      </w:ins>
      <w:ins w:id="41" w:author="James Simpson" w:date="2025-10-30T18:05:00Z">
        <w:r w:rsidR="003B1586">
          <w:rPr>
            <w:spacing w:val="0"/>
            <w:lang w:val="en-GB" w:eastAsia="en-GB"/>
          </w:rPr>
          <w:t>hboard’ portal</w:t>
        </w:r>
      </w:ins>
      <w:r w:rsidRPr="00C7664B">
        <w:rPr>
          <w:spacing w:val="0"/>
          <w:lang w:val="en-GB" w:eastAsia="en-GB"/>
        </w:rPr>
        <w:t>, prior to the change becoming effective and update the “effective date” at the top of this Privacy Policy.</w:t>
      </w:r>
    </w:p>
    <w:p w14:paraId="2A61F0EA" w14:textId="77777777" w:rsidR="00C7664B" w:rsidRPr="00C7664B" w:rsidRDefault="00C7664B" w:rsidP="00C7664B">
      <w:pPr>
        <w:rPr>
          <w:spacing w:val="0"/>
          <w:lang w:val="en-GB" w:eastAsia="en-GB"/>
        </w:rPr>
      </w:pPr>
      <w:r w:rsidRPr="00C7664B">
        <w:rPr>
          <w:spacing w:val="0"/>
          <w:lang w:val="en-GB" w:eastAsia="en-GB"/>
        </w:rPr>
        <w:t>You are advised to review this Privacy Policy periodically for any changes. Changes to this Privacy Policy are effective when they are posted on this page.</w:t>
      </w:r>
    </w:p>
    <w:p w14:paraId="0A640C04" w14:textId="77777777" w:rsidR="00C7664B" w:rsidRPr="00C7664B" w:rsidRDefault="00C7664B" w:rsidP="00C7664B">
      <w:pPr>
        <w:rPr>
          <w:spacing w:val="0"/>
          <w:lang w:val="en-GB" w:eastAsia="en-GB"/>
        </w:rPr>
      </w:pPr>
      <w:r w:rsidRPr="00C7664B">
        <w:rPr>
          <w:b/>
          <w:bCs/>
          <w:spacing w:val="0"/>
          <w:bdr w:val="none" w:sz="0" w:space="0" w:color="auto" w:frame="1"/>
          <w:lang w:val="en-GB" w:eastAsia="en-GB"/>
        </w:rPr>
        <w:t>Contact Us</w:t>
      </w:r>
    </w:p>
    <w:p w14:paraId="60B0EFE6" w14:textId="4A33660C" w:rsidR="00C7664B" w:rsidRPr="00C7664B" w:rsidRDefault="00C7664B" w:rsidP="00C7664B">
      <w:pPr>
        <w:rPr>
          <w:spacing w:val="0"/>
          <w:lang w:val="en-GB" w:eastAsia="en-GB"/>
        </w:rPr>
      </w:pPr>
      <w:r w:rsidRPr="00C7664B">
        <w:rPr>
          <w:spacing w:val="0"/>
          <w:lang w:val="en-GB" w:eastAsia="en-GB"/>
        </w:rPr>
        <w:t>We operate in accordance with all relevant UK data protection laws. If you would like to find out more beyond the details in this policy, please visit the Information Commissioner’s website </w:t>
      </w:r>
      <w:hyperlink r:id="rId16" w:history="1">
        <w:r w:rsidRPr="00C7664B">
          <w:rPr>
            <w:color w:val="0000FF"/>
            <w:spacing w:val="0"/>
            <w:u w:val="single"/>
            <w:bdr w:val="none" w:sz="0" w:space="0" w:color="auto" w:frame="1"/>
            <w:lang w:val="en-GB" w:eastAsia="en-GB"/>
          </w:rPr>
          <w:t>www.ico.org.uk </w:t>
        </w:r>
      </w:hyperlink>
      <w:r w:rsidRPr="00C7664B">
        <w:rPr>
          <w:spacing w:val="0"/>
          <w:lang w:val="en-GB" w:eastAsia="en-GB"/>
        </w:rPr>
        <w:t>If you have any questions about this Privacy Policy or would like to make a complaint about how we have managed your data, please contact us</w:t>
      </w:r>
      <w:r w:rsidR="00100A53">
        <w:rPr>
          <w:spacing w:val="0"/>
          <w:lang w:val="en-GB" w:eastAsia="en-GB"/>
        </w:rPr>
        <w:t xml:space="preserve"> </w:t>
      </w:r>
      <w:r w:rsidR="003B1586">
        <w:rPr>
          <w:spacing w:val="0"/>
          <w:lang w:val="en-GB" w:eastAsia="en-GB"/>
        </w:rPr>
        <w:t>b</w:t>
      </w:r>
      <w:r w:rsidR="003B1586" w:rsidRPr="00C7664B">
        <w:rPr>
          <w:spacing w:val="0"/>
          <w:lang w:val="en-GB" w:eastAsia="en-GB"/>
        </w:rPr>
        <w:t xml:space="preserve">y </w:t>
      </w:r>
      <w:r w:rsidRPr="00C7664B">
        <w:rPr>
          <w:spacing w:val="0"/>
          <w:lang w:val="en-GB" w:eastAsia="en-GB"/>
        </w:rPr>
        <w:t>email: </w:t>
      </w:r>
      <w:r w:rsidR="003B1586">
        <w:rPr>
          <w:spacing w:val="0"/>
          <w:lang w:val="en-GB" w:eastAsia="en-GB"/>
        </w:rPr>
        <w:t>education</w:t>
      </w:r>
      <w:r w:rsidRPr="00C7664B">
        <w:rPr>
          <w:spacing w:val="0"/>
          <w:lang w:val="en-GB" w:eastAsia="en-GB"/>
        </w:rPr>
        <w:t>@commonseas.com</w:t>
      </w:r>
    </w:p>
    <w:p w14:paraId="7EF041B0" w14:textId="59E3D38A" w:rsidR="00C7664B" w:rsidRPr="00C7664B" w:rsidRDefault="00C7664B" w:rsidP="00C7664B">
      <w:pPr>
        <w:rPr>
          <w:spacing w:val="0"/>
          <w:lang w:val="en-GB" w:eastAsia="en-GB"/>
        </w:rPr>
      </w:pPr>
      <w:del w:id="42" w:author="James Simpson" w:date="2025-10-30T18:05:00Z">
        <w:r w:rsidRPr="00C7664B" w:rsidDel="003B1586">
          <w:rPr>
            <w:spacing w:val="0"/>
            <w:lang w:val="en-GB" w:eastAsia="en-GB"/>
          </w:rPr>
          <w:delText>By visiting this page on our website: </w:delText>
        </w:r>
        <w:r w:rsidRPr="00C7664B" w:rsidDel="003B1586">
          <w:rPr>
            <w:spacing w:val="0"/>
            <w:lang w:val="en-GB" w:eastAsia="en-GB"/>
          </w:rPr>
          <w:fldChar w:fldCharType="begin"/>
        </w:r>
        <w:r w:rsidRPr="00C7664B" w:rsidDel="003B1586">
          <w:rPr>
            <w:spacing w:val="0"/>
            <w:lang w:val="en-GB" w:eastAsia="en-GB"/>
          </w:rPr>
          <w:delInstrText xml:space="preserve"> HYPERLINK "https://commonseas.com/privacy-policy/" </w:delInstrText>
        </w:r>
        <w:r w:rsidRPr="00C7664B" w:rsidDel="003B1586">
          <w:rPr>
            <w:spacing w:val="0"/>
            <w:lang w:val="en-GB" w:eastAsia="en-GB"/>
          </w:rPr>
          <w:fldChar w:fldCharType="separate"/>
        </w:r>
        <w:r w:rsidRPr="00C7664B" w:rsidDel="003B1586">
          <w:rPr>
            <w:color w:val="0000FF"/>
            <w:spacing w:val="0"/>
            <w:u w:val="single"/>
            <w:bdr w:val="none" w:sz="0" w:space="0" w:color="auto" w:frame="1"/>
            <w:lang w:val="en-GB" w:eastAsia="en-GB"/>
          </w:rPr>
          <w:delText>https://commonseas.com/privacy-policy</w:delText>
        </w:r>
        <w:r w:rsidRPr="00C7664B" w:rsidDel="003B1586">
          <w:rPr>
            <w:spacing w:val="0"/>
            <w:lang w:val="en-GB" w:eastAsia="en-GB"/>
          </w:rPr>
          <w:fldChar w:fldCharType="end"/>
        </w:r>
      </w:del>
    </w:p>
    <w:p w14:paraId="21DD38CD" w14:textId="77777777" w:rsidR="00CD5136" w:rsidRPr="00C7664B" w:rsidRDefault="00CD5136" w:rsidP="00C7664B">
      <w:pPr>
        <w:rPr>
          <w:lang w:val="en-GB"/>
        </w:rPr>
      </w:pPr>
    </w:p>
    <w:sectPr w:rsidR="00CD5136" w:rsidRPr="00C7664B" w:rsidSect="00D20656">
      <w:headerReference w:type="first" r:id="rId17"/>
      <w:pgSz w:w="11906" w:h="16838"/>
      <w:pgMar w:top="1440" w:right="1440" w:bottom="1440" w:left="1440"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882D2" w14:textId="77777777" w:rsidR="00771D2F" w:rsidRDefault="00771D2F" w:rsidP="006012CD">
      <w:pPr>
        <w:spacing w:after="0" w:line="240" w:lineRule="auto"/>
      </w:pPr>
      <w:r>
        <w:separator/>
      </w:r>
    </w:p>
  </w:endnote>
  <w:endnote w:type="continuationSeparator" w:id="0">
    <w:p w14:paraId="47F53A0B" w14:textId="77777777" w:rsidR="00771D2F" w:rsidRDefault="00771D2F" w:rsidP="006012CD">
      <w:pPr>
        <w:spacing w:after="0" w:line="240" w:lineRule="auto"/>
      </w:pPr>
      <w:r>
        <w:continuationSeparator/>
      </w:r>
    </w:p>
  </w:endnote>
  <w:endnote w:type="continuationNotice" w:id="1">
    <w:p w14:paraId="6717D6E1" w14:textId="77777777" w:rsidR="00771D2F" w:rsidRDefault="00771D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D6722" w14:textId="77777777" w:rsidR="00771D2F" w:rsidRDefault="00771D2F" w:rsidP="006012CD">
      <w:pPr>
        <w:spacing w:after="0" w:line="240" w:lineRule="auto"/>
      </w:pPr>
      <w:r>
        <w:separator/>
      </w:r>
    </w:p>
  </w:footnote>
  <w:footnote w:type="continuationSeparator" w:id="0">
    <w:p w14:paraId="550F296B" w14:textId="77777777" w:rsidR="00771D2F" w:rsidRDefault="00771D2F" w:rsidP="006012CD">
      <w:pPr>
        <w:spacing w:after="0" w:line="240" w:lineRule="auto"/>
      </w:pPr>
      <w:r>
        <w:continuationSeparator/>
      </w:r>
    </w:p>
  </w:footnote>
  <w:footnote w:type="continuationNotice" w:id="1">
    <w:p w14:paraId="521043C0" w14:textId="77777777" w:rsidR="00771D2F" w:rsidRDefault="00771D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DB5DC" w14:textId="77777777" w:rsidR="00756E6F" w:rsidRDefault="006D5215">
    <w:pPr>
      <w:pStyle w:val="Header"/>
    </w:pPr>
    <w:r>
      <w:rPr>
        <w:noProof/>
      </w:rPr>
      <w:drawing>
        <wp:anchor distT="0" distB="0" distL="114300" distR="114300" simplePos="0" relativeHeight="251658240" behindDoc="1" locked="0" layoutInCell="1" allowOverlap="1" wp14:anchorId="3685D179" wp14:editId="46C1E3A0">
          <wp:simplePos x="0" y="0"/>
          <wp:positionH relativeFrom="page">
            <wp:posOffset>557530</wp:posOffset>
          </wp:positionH>
          <wp:positionV relativeFrom="page">
            <wp:posOffset>368745</wp:posOffset>
          </wp:positionV>
          <wp:extent cx="1493520" cy="554355"/>
          <wp:effectExtent l="0" t="0" r="0" b="0"/>
          <wp:wrapNone/>
          <wp:docPr id="22" name="Picture 22"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93520" cy="554355"/>
                  </a:xfrm>
                  <a:prstGeom prst="rect">
                    <a:avLst/>
                  </a:prstGeom>
                </pic:spPr>
              </pic:pic>
            </a:graphicData>
          </a:graphic>
          <wp14:sizeRelH relativeFrom="margin">
            <wp14:pctWidth>0</wp14:pctWidth>
          </wp14:sizeRelH>
          <wp14:sizeRelV relativeFrom="margin">
            <wp14:pctHeight>0</wp14:pctHeight>
          </wp14:sizeRelV>
        </wp:anchor>
      </w:drawing>
    </w:r>
  </w:p>
  <w:p w14:paraId="21568B0C" w14:textId="77777777" w:rsidR="00756E6F" w:rsidRDefault="00771D2F">
    <w:pPr>
      <w:pStyle w:val="Header"/>
    </w:pPr>
    <w:r>
      <w:rPr>
        <w:noProof/>
      </w:rPr>
      <w:pict w14:anchorId="174654B5">
        <v:shapetype id="_x0000_t32" coordsize="21600,21600" o:spt="32" o:oned="t" path="m,l21600,21600e" filled="f">
          <v:path arrowok="t" fillok="f" o:connecttype="none"/>
          <o:lock v:ext="edit" shapetype="t"/>
        </v:shapetype>
        <v:shape id="Straight Arrow Connector 1" o:spid="_x0000_s1044" type="#_x0000_t32" style="position:absolute;margin-left:105.15pt;margin-top:11.55pt;width:371.35pt;height:0;z-index:251658241;visibility:visible;mso-wrap-style:square;mso-height-percent:0;mso-wrap-distance-left:9pt;mso-wrap-distance-top:0;mso-wrap-distance-right:9pt;mso-wrap-distance-bottom:0;mso-position-horizontal-relative:text;mso-position-vertical-relative:text;mso-height-percent:0;mso-width-relative:page;mso-height-relative:page" strokecolor="#004a6c"/>
      </w:pict>
    </w:r>
  </w:p>
  <w:p w14:paraId="102101D6" w14:textId="77777777" w:rsidR="00756E6F" w:rsidRDefault="00756E6F">
    <w:pPr>
      <w:pStyle w:val="Header"/>
    </w:pPr>
  </w:p>
  <w:p w14:paraId="5D50243D" w14:textId="77777777" w:rsidR="00756E6F" w:rsidRDefault="00756E6F">
    <w:pPr>
      <w:pStyle w:val="Header"/>
    </w:pPr>
  </w:p>
  <w:p w14:paraId="668B2C86" w14:textId="77777777" w:rsidR="00B21A7F" w:rsidRPr="0092423B" w:rsidRDefault="00B21A7F">
    <w:pPr>
      <w:pStyle w:val="Header"/>
      <w:rPr>
        <w:sz w:val="24"/>
        <w:szCs w:val="24"/>
      </w:rPr>
    </w:pPr>
  </w:p>
  <w:p w14:paraId="0437EDE5" w14:textId="77777777" w:rsidR="00CA2734" w:rsidRPr="0092423B" w:rsidRDefault="00CA2734">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03AC7"/>
    <w:multiLevelType w:val="multilevel"/>
    <w:tmpl w:val="0809001D"/>
    <w:styleLink w:val="Style1"/>
    <w:lvl w:ilvl="0">
      <w:start w:val="1"/>
      <w:numFmt w:val="decimal"/>
      <w:lvlText w:val="%1)"/>
      <w:lvlJc w:val="left"/>
      <w:pPr>
        <w:ind w:left="360" w:hanging="360"/>
      </w:pPr>
      <w:rPr>
        <w:rFonts w:asciiTheme="minorHAnsi" w:hAnsiTheme="minorHAnsi"/>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A2D57EC"/>
    <w:multiLevelType w:val="hybridMultilevel"/>
    <w:tmpl w:val="63AE8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2D1B62"/>
    <w:multiLevelType w:val="hybridMultilevel"/>
    <w:tmpl w:val="572ED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BA4095"/>
    <w:multiLevelType w:val="multilevel"/>
    <w:tmpl w:val="A088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32B18"/>
    <w:multiLevelType w:val="hybridMultilevel"/>
    <w:tmpl w:val="09F0B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667037"/>
    <w:multiLevelType w:val="multilevel"/>
    <w:tmpl w:val="6850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937EA"/>
    <w:multiLevelType w:val="multilevel"/>
    <w:tmpl w:val="8CAC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B7C52"/>
    <w:multiLevelType w:val="hybridMultilevel"/>
    <w:tmpl w:val="667CFD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0D1A8D"/>
    <w:multiLevelType w:val="hybridMultilevel"/>
    <w:tmpl w:val="A582ECE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9" w15:restartNumberingAfterBreak="0">
    <w:nsid w:val="4B0C5724"/>
    <w:multiLevelType w:val="hybridMultilevel"/>
    <w:tmpl w:val="96605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5679EB"/>
    <w:multiLevelType w:val="multilevel"/>
    <w:tmpl w:val="236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942F0"/>
    <w:multiLevelType w:val="multilevel"/>
    <w:tmpl w:val="88F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0C4ECD"/>
    <w:multiLevelType w:val="multilevel"/>
    <w:tmpl w:val="94AA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80440"/>
    <w:multiLevelType w:val="hybridMultilevel"/>
    <w:tmpl w:val="94EA3D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86514E8"/>
    <w:multiLevelType w:val="hybridMultilevel"/>
    <w:tmpl w:val="6AA252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56632476">
    <w:abstractNumId w:val="13"/>
  </w:num>
  <w:num w:numId="2" w16cid:durableId="1138648367">
    <w:abstractNumId w:val="14"/>
  </w:num>
  <w:num w:numId="3" w16cid:durableId="1132408388">
    <w:abstractNumId w:val="0"/>
  </w:num>
  <w:num w:numId="4" w16cid:durableId="2112625503">
    <w:abstractNumId w:val="5"/>
  </w:num>
  <w:num w:numId="5" w16cid:durableId="1112284857">
    <w:abstractNumId w:val="10"/>
  </w:num>
  <w:num w:numId="6" w16cid:durableId="1674719602">
    <w:abstractNumId w:val="6"/>
  </w:num>
  <w:num w:numId="7" w16cid:durableId="448665739">
    <w:abstractNumId w:val="3"/>
  </w:num>
  <w:num w:numId="8" w16cid:durableId="1112046871">
    <w:abstractNumId w:val="12"/>
  </w:num>
  <w:num w:numId="9" w16cid:durableId="840657724">
    <w:abstractNumId w:val="11"/>
  </w:num>
  <w:num w:numId="10" w16cid:durableId="1063680061">
    <w:abstractNumId w:val="2"/>
  </w:num>
  <w:num w:numId="11" w16cid:durableId="1231963668">
    <w:abstractNumId w:val="4"/>
  </w:num>
  <w:num w:numId="12" w16cid:durableId="1255552977">
    <w:abstractNumId w:val="1"/>
  </w:num>
  <w:num w:numId="13" w16cid:durableId="1838421655">
    <w:abstractNumId w:val="9"/>
  </w:num>
  <w:num w:numId="14" w16cid:durableId="345789774">
    <w:abstractNumId w:val="7"/>
  </w:num>
  <w:num w:numId="15" w16cid:durableId="1988584656">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mes Simpson">
    <w15:presenceInfo w15:providerId="AD" w15:userId="S::james@commonseas.com::35a52676-2819-417f-bf3b-192e5d773a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o:shapelayout v:ext="edit">
      <o:idmap v:ext="edit" data="1"/>
      <o:rules v:ext="edit">
        <o:r id="V:Rule1" type="connector" idref="#Straight Arrow Connector 1"/>
      </o:rules>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C7664B"/>
    <w:rsid w:val="00014277"/>
    <w:rsid w:val="00016F40"/>
    <w:rsid w:val="000263BB"/>
    <w:rsid w:val="00046839"/>
    <w:rsid w:val="00086005"/>
    <w:rsid w:val="00091FAF"/>
    <w:rsid w:val="00094159"/>
    <w:rsid w:val="00100A53"/>
    <w:rsid w:val="00103CCA"/>
    <w:rsid w:val="00151FF1"/>
    <w:rsid w:val="001A36D4"/>
    <w:rsid w:val="001D5833"/>
    <w:rsid w:val="002106C3"/>
    <w:rsid w:val="0021361B"/>
    <w:rsid w:val="00222CC2"/>
    <w:rsid w:val="002364BF"/>
    <w:rsid w:val="002537C1"/>
    <w:rsid w:val="00266E61"/>
    <w:rsid w:val="00283D8C"/>
    <w:rsid w:val="00285C06"/>
    <w:rsid w:val="002A5242"/>
    <w:rsid w:val="002E24B4"/>
    <w:rsid w:val="002E2B16"/>
    <w:rsid w:val="00346D32"/>
    <w:rsid w:val="00352BF2"/>
    <w:rsid w:val="003A4588"/>
    <w:rsid w:val="003A5045"/>
    <w:rsid w:val="003A6287"/>
    <w:rsid w:val="003B1586"/>
    <w:rsid w:val="003D154C"/>
    <w:rsid w:val="003E3F1B"/>
    <w:rsid w:val="003E78D8"/>
    <w:rsid w:val="00417D2C"/>
    <w:rsid w:val="00470E87"/>
    <w:rsid w:val="004750C2"/>
    <w:rsid w:val="00475100"/>
    <w:rsid w:val="004B4D2F"/>
    <w:rsid w:val="00500183"/>
    <w:rsid w:val="0052368E"/>
    <w:rsid w:val="005510A7"/>
    <w:rsid w:val="00555715"/>
    <w:rsid w:val="005A0219"/>
    <w:rsid w:val="005B1DD2"/>
    <w:rsid w:val="005D00D1"/>
    <w:rsid w:val="005D145B"/>
    <w:rsid w:val="005E349E"/>
    <w:rsid w:val="005E58D6"/>
    <w:rsid w:val="006012CD"/>
    <w:rsid w:val="0060249C"/>
    <w:rsid w:val="00653042"/>
    <w:rsid w:val="00676159"/>
    <w:rsid w:val="006C416D"/>
    <w:rsid w:val="006D07F9"/>
    <w:rsid w:val="006D5215"/>
    <w:rsid w:val="007066D3"/>
    <w:rsid w:val="00706A7D"/>
    <w:rsid w:val="00756E6F"/>
    <w:rsid w:val="007654CF"/>
    <w:rsid w:val="00771D2F"/>
    <w:rsid w:val="00777F03"/>
    <w:rsid w:val="00786C06"/>
    <w:rsid w:val="007945EB"/>
    <w:rsid w:val="007D706D"/>
    <w:rsid w:val="00821B16"/>
    <w:rsid w:val="00856EF7"/>
    <w:rsid w:val="00894E85"/>
    <w:rsid w:val="008E3CF3"/>
    <w:rsid w:val="00910F9D"/>
    <w:rsid w:val="0092423B"/>
    <w:rsid w:val="0096378A"/>
    <w:rsid w:val="00986A07"/>
    <w:rsid w:val="00A05D12"/>
    <w:rsid w:val="00A15C29"/>
    <w:rsid w:val="00A1636F"/>
    <w:rsid w:val="00A2494E"/>
    <w:rsid w:val="00A24A13"/>
    <w:rsid w:val="00A7159F"/>
    <w:rsid w:val="00A75968"/>
    <w:rsid w:val="00A93258"/>
    <w:rsid w:val="00A93B12"/>
    <w:rsid w:val="00AD36EA"/>
    <w:rsid w:val="00B01E87"/>
    <w:rsid w:val="00B21A7F"/>
    <w:rsid w:val="00B24F73"/>
    <w:rsid w:val="00B47D27"/>
    <w:rsid w:val="00B71360"/>
    <w:rsid w:val="00B85F50"/>
    <w:rsid w:val="00BE01D3"/>
    <w:rsid w:val="00C2205A"/>
    <w:rsid w:val="00C52B51"/>
    <w:rsid w:val="00C7265E"/>
    <w:rsid w:val="00C73A37"/>
    <w:rsid w:val="00C7664B"/>
    <w:rsid w:val="00CA2734"/>
    <w:rsid w:val="00CB771A"/>
    <w:rsid w:val="00CC0A62"/>
    <w:rsid w:val="00CC223F"/>
    <w:rsid w:val="00CD5136"/>
    <w:rsid w:val="00D02E25"/>
    <w:rsid w:val="00D02E81"/>
    <w:rsid w:val="00D15741"/>
    <w:rsid w:val="00D16002"/>
    <w:rsid w:val="00D20656"/>
    <w:rsid w:val="00D60FAF"/>
    <w:rsid w:val="00D653A5"/>
    <w:rsid w:val="00D83814"/>
    <w:rsid w:val="00DD409C"/>
    <w:rsid w:val="00DD7CD7"/>
    <w:rsid w:val="00E01804"/>
    <w:rsid w:val="00E07DF7"/>
    <w:rsid w:val="00EE37FB"/>
    <w:rsid w:val="00F22CA6"/>
    <w:rsid w:val="00F4485D"/>
    <w:rsid w:val="00F53DCE"/>
    <w:rsid w:val="00F75210"/>
    <w:rsid w:val="00F77A13"/>
    <w:rsid w:val="00F814B4"/>
    <w:rsid w:val="00F862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88998"/>
  <w15:docId w15:val="{86FB6F13-71CD-481D-A330-354A944AF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CA6"/>
    <w:rPr>
      <w:rFonts w:ascii="Arial" w:hAnsi="Arial" w:cs="Arial"/>
      <w:spacing w:val="4"/>
      <w:lang w:val="la-Latn"/>
    </w:rPr>
  </w:style>
  <w:style w:type="paragraph" w:styleId="Heading1">
    <w:name w:val="heading 1"/>
    <w:basedOn w:val="Normal"/>
    <w:next w:val="Normal"/>
    <w:link w:val="Heading1Char"/>
    <w:uiPriority w:val="9"/>
    <w:qFormat/>
    <w:rsid w:val="0060249C"/>
    <w:pPr>
      <w:outlineLvl w:val="0"/>
    </w:pPr>
    <w:rPr>
      <w:rFonts w:ascii="Century Gothic" w:hAnsi="Century Gothic"/>
      <w:b/>
      <w:bCs/>
      <w:color w:val="004A6C"/>
      <w:spacing w:val="0"/>
      <w:sz w:val="32"/>
      <w:szCs w:val="32"/>
    </w:rPr>
  </w:style>
  <w:style w:type="paragraph" w:styleId="Heading2">
    <w:name w:val="heading 2"/>
    <w:basedOn w:val="Normal"/>
    <w:next w:val="Normal"/>
    <w:link w:val="Heading2Char"/>
    <w:uiPriority w:val="9"/>
    <w:unhideWhenUsed/>
    <w:qFormat/>
    <w:rsid w:val="002A5242"/>
    <w:pPr>
      <w:outlineLvl w:val="1"/>
    </w:pPr>
    <w:rPr>
      <w:rFonts w:ascii="Century Gothic" w:hAnsi="Century Gothic"/>
      <w:b/>
      <w:bCs/>
      <w:color w:val="004A6C"/>
      <w:spacing w:val="0"/>
      <w:sz w:val="24"/>
      <w:szCs w:val="24"/>
    </w:rPr>
  </w:style>
  <w:style w:type="paragraph" w:styleId="Heading3">
    <w:name w:val="heading 3"/>
    <w:basedOn w:val="Normal"/>
    <w:next w:val="Normal"/>
    <w:link w:val="Heading3Char"/>
    <w:uiPriority w:val="9"/>
    <w:unhideWhenUsed/>
    <w:qFormat/>
    <w:rsid w:val="005E349E"/>
    <w:pPr>
      <w:outlineLvl w:val="2"/>
    </w:pPr>
    <w:rPr>
      <w:rFonts w:ascii="Century Gothic" w:hAnsi="Century Gothic"/>
      <w:b/>
      <w:color w:val="004A6C"/>
      <w:spacing w:val="-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D83814"/>
    <w:pPr>
      <w:ind w:left="720"/>
      <w:contextualSpacing/>
    </w:pPr>
  </w:style>
  <w:style w:type="paragraph" w:styleId="Title">
    <w:name w:val="Title"/>
    <w:basedOn w:val="Normal"/>
    <w:next w:val="Normal"/>
    <w:link w:val="TitleChar"/>
    <w:uiPriority w:val="10"/>
    <w:qFormat/>
    <w:rsid w:val="0060249C"/>
    <w:rPr>
      <w:rFonts w:ascii="Century Gothic" w:hAnsi="Century Gothic"/>
      <w:b/>
      <w:bCs/>
      <w:color w:val="004A6C"/>
      <w:spacing w:val="-4"/>
      <w:sz w:val="36"/>
      <w:szCs w:val="36"/>
      <w:lang w:val="en-GB"/>
    </w:rPr>
  </w:style>
  <w:style w:type="character" w:customStyle="1" w:styleId="TitleChar">
    <w:name w:val="Title Char"/>
    <w:basedOn w:val="DefaultParagraphFont"/>
    <w:link w:val="Title"/>
    <w:uiPriority w:val="10"/>
    <w:rsid w:val="0060249C"/>
    <w:rPr>
      <w:rFonts w:ascii="Century Gothic" w:hAnsi="Century Gothic" w:cs="Arial"/>
      <w:b/>
      <w:bCs/>
      <w:color w:val="004A6C"/>
      <w:spacing w:val="-4"/>
      <w:sz w:val="36"/>
      <w:szCs w:val="36"/>
    </w:rPr>
  </w:style>
  <w:style w:type="character" w:customStyle="1" w:styleId="Heading1Char">
    <w:name w:val="Heading 1 Char"/>
    <w:basedOn w:val="DefaultParagraphFont"/>
    <w:link w:val="Heading1"/>
    <w:uiPriority w:val="9"/>
    <w:rsid w:val="0060249C"/>
    <w:rPr>
      <w:rFonts w:ascii="Century Gothic" w:hAnsi="Century Gothic" w:cs="Arial"/>
      <w:b/>
      <w:bCs/>
      <w:color w:val="004A6C"/>
      <w:sz w:val="32"/>
      <w:szCs w:val="32"/>
      <w:lang w:val="la-Latn"/>
    </w:rPr>
  </w:style>
  <w:style w:type="character" w:customStyle="1" w:styleId="Heading2Char">
    <w:name w:val="Heading 2 Char"/>
    <w:basedOn w:val="DefaultParagraphFont"/>
    <w:link w:val="Heading2"/>
    <w:uiPriority w:val="9"/>
    <w:rsid w:val="002A5242"/>
    <w:rPr>
      <w:rFonts w:ascii="Century Gothic" w:hAnsi="Century Gothic" w:cs="Arial"/>
      <w:b/>
      <w:bCs/>
      <w:color w:val="004A6C"/>
      <w:sz w:val="24"/>
      <w:szCs w:val="24"/>
      <w:lang w:val="la-Latn"/>
    </w:rPr>
  </w:style>
  <w:style w:type="character" w:customStyle="1" w:styleId="Heading3Char">
    <w:name w:val="Heading 3 Char"/>
    <w:basedOn w:val="DefaultParagraphFont"/>
    <w:link w:val="Heading3"/>
    <w:uiPriority w:val="9"/>
    <w:rsid w:val="005E349E"/>
    <w:rPr>
      <w:rFonts w:ascii="Century Gothic" w:hAnsi="Century Gothic" w:cs="Arial"/>
      <w:b/>
      <w:color w:val="004A6C"/>
      <w:spacing w:val="-4"/>
      <w:szCs w:val="20"/>
      <w:lang w:val="la-Latn"/>
    </w:rPr>
  </w:style>
  <w:style w:type="paragraph" w:styleId="Header">
    <w:name w:val="header"/>
    <w:basedOn w:val="Normal"/>
    <w:link w:val="HeaderChar"/>
    <w:uiPriority w:val="99"/>
    <w:unhideWhenUsed/>
    <w:rsid w:val="006012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12CD"/>
    <w:rPr>
      <w:rFonts w:ascii="Arial" w:hAnsi="Arial" w:cs="Arial"/>
      <w:spacing w:val="4"/>
      <w:lang w:val="la-Latn"/>
    </w:rPr>
  </w:style>
  <w:style w:type="paragraph" w:styleId="Footer">
    <w:name w:val="footer"/>
    <w:basedOn w:val="Normal"/>
    <w:link w:val="FooterChar"/>
    <w:uiPriority w:val="99"/>
    <w:unhideWhenUsed/>
    <w:rsid w:val="006012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12CD"/>
    <w:rPr>
      <w:rFonts w:ascii="Arial" w:hAnsi="Arial" w:cs="Arial"/>
      <w:spacing w:val="4"/>
      <w:lang w:val="la-Latn"/>
    </w:rPr>
  </w:style>
  <w:style w:type="paragraph" w:styleId="Quote">
    <w:name w:val="Quote"/>
    <w:basedOn w:val="Normal"/>
    <w:next w:val="Normal"/>
    <w:link w:val="QuoteChar"/>
    <w:uiPriority w:val="29"/>
    <w:qFormat/>
    <w:rsid w:val="007945EB"/>
    <w:pPr>
      <w:ind w:left="360"/>
    </w:pPr>
    <w:rPr>
      <w:i/>
      <w:iCs/>
    </w:rPr>
  </w:style>
  <w:style w:type="character" w:customStyle="1" w:styleId="QuoteChar">
    <w:name w:val="Quote Char"/>
    <w:basedOn w:val="DefaultParagraphFont"/>
    <w:link w:val="Quote"/>
    <w:uiPriority w:val="29"/>
    <w:rsid w:val="007945EB"/>
    <w:rPr>
      <w:rFonts w:ascii="Arial" w:hAnsi="Arial" w:cs="Arial"/>
      <w:i/>
      <w:iCs/>
      <w:spacing w:val="4"/>
      <w:lang w:val="la-Latn"/>
    </w:rPr>
  </w:style>
  <w:style w:type="table" w:styleId="TableGrid">
    <w:name w:val="Table Grid"/>
    <w:basedOn w:val="TableNormal"/>
    <w:uiPriority w:val="39"/>
    <w:rsid w:val="00283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urfulAccent1">
    <w:name w:val="List Table 7 Colorful Accent 1"/>
    <w:basedOn w:val="TableNormal"/>
    <w:uiPriority w:val="52"/>
    <w:rsid w:val="00CD5136"/>
    <w:pPr>
      <w:spacing w:after="0" w:line="240" w:lineRule="auto"/>
    </w:pPr>
    <w:rPr>
      <w:color w:val="00375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4A6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4A6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4A6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4A6C" w:themeColor="accent1"/>
        </w:tcBorders>
        <w:shd w:val="clear" w:color="auto" w:fill="FFFFFF" w:themeFill="background1"/>
      </w:tcPr>
    </w:tblStylePr>
    <w:tblStylePr w:type="band1Vert">
      <w:tblPr/>
      <w:tcPr>
        <w:shd w:val="clear" w:color="auto" w:fill="AEE5FF" w:themeFill="accent1" w:themeFillTint="33"/>
      </w:tcPr>
    </w:tblStylePr>
    <w:tblStylePr w:type="band1Horz">
      <w:tblPr/>
      <w:tcPr>
        <w:shd w:val="clear" w:color="auto" w:fill="AEE5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CSTable1">
    <w:name w:val="CS Table 1"/>
    <w:basedOn w:val="TableNormal"/>
    <w:uiPriority w:val="99"/>
    <w:rsid w:val="00777F03"/>
    <w:pPr>
      <w:spacing w:after="0" w:line="240" w:lineRule="auto"/>
    </w:p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asciiTheme="majorHAnsi" w:hAnsiTheme="majorHAnsi"/>
        <w:b/>
        <w:color w:val="FFFFFF" w:themeColor="background1"/>
        <w:sz w:val="24"/>
      </w:rPr>
      <w:tblPr/>
      <w:tcPr>
        <w:shd w:val="clear" w:color="auto" w:fill="004A6C" w:themeFill="accent1"/>
      </w:tcPr>
    </w:tblStylePr>
    <w:tblStylePr w:type="firstCol">
      <w:tblPr/>
      <w:tcPr>
        <w:shd w:val="clear" w:color="auto" w:fill="FFFFFF" w:themeFill="background1"/>
      </w:tcPr>
    </w:tblStylePr>
    <w:tblStylePr w:type="band1Horz">
      <w:rPr>
        <w:rFonts w:ascii="Arial" w:hAnsi="Arial"/>
        <w:sz w:val="22"/>
      </w:rPr>
    </w:tblStylePr>
    <w:tblStylePr w:type="band2Horz">
      <w:rPr>
        <w:rFonts w:ascii="Arial" w:hAnsi="Arial"/>
        <w:sz w:val="22"/>
      </w:rPr>
    </w:tblStylePr>
  </w:style>
  <w:style w:type="table" w:styleId="ListTable7ColourfulAccent6">
    <w:name w:val="List Table 7 Colorful Accent 6"/>
    <w:basedOn w:val="TableNormal"/>
    <w:uiPriority w:val="52"/>
    <w:rsid w:val="00CD5136"/>
    <w:pPr>
      <w:spacing w:after="0" w:line="240" w:lineRule="auto"/>
    </w:pPr>
    <w:rPr>
      <w:color w:val="00000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accent6"/>
        </w:tcBorders>
        <w:shd w:val="clear" w:color="auto" w:fill="FFFFFF" w:themeFill="background1"/>
      </w:tcPr>
    </w:tblStylePr>
    <w:tblStylePr w:type="band1Vert">
      <w:tblPr/>
      <w:tcPr>
        <w:shd w:val="clear" w:color="auto" w:fill="CCCCCC" w:themeFill="accent6" w:themeFillTint="33"/>
      </w:tcPr>
    </w:tblStylePr>
    <w:tblStylePr w:type="band1Horz">
      <w:tblPr/>
      <w:tcPr>
        <w:shd w:val="clear" w:color="auto" w:fill="CCCCC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Style1">
    <w:name w:val="Style1"/>
    <w:basedOn w:val="NoList"/>
    <w:uiPriority w:val="99"/>
    <w:rsid w:val="00CD5136"/>
    <w:pPr>
      <w:numPr>
        <w:numId w:val="3"/>
      </w:numPr>
    </w:pPr>
  </w:style>
  <w:style w:type="paragraph" w:styleId="NormalWeb">
    <w:name w:val="Normal (Web)"/>
    <w:basedOn w:val="Normal"/>
    <w:uiPriority w:val="99"/>
    <w:semiHidden/>
    <w:unhideWhenUsed/>
    <w:rsid w:val="00C7664B"/>
    <w:pPr>
      <w:spacing w:before="100" w:beforeAutospacing="1" w:after="100" w:afterAutospacing="1" w:line="240" w:lineRule="auto"/>
    </w:pPr>
    <w:rPr>
      <w:rFonts w:ascii="Times New Roman" w:eastAsia="Times New Roman" w:hAnsi="Times New Roman" w:cs="Times New Roman"/>
      <w:spacing w:val="0"/>
      <w:sz w:val="24"/>
      <w:szCs w:val="24"/>
      <w:lang w:val="en-GB" w:eastAsia="en-GB"/>
    </w:rPr>
  </w:style>
  <w:style w:type="character" w:styleId="Strong">
    <w:name w:val="Strong"/>
    <w:basedOn w:val="DefaultParagraphFont"/>
    <w:uiPriority w:val="22"/>
    <w:qFormat/>
    <w:rsid w:val="00C7664B"/>
    <w:rPr>
      <w:b/>
      <w:bCs/>
    </w:rPr>
  </w:style>
  <w:style w:type="character" w:styleId="Hyperlink">
    <w:name w:val="Hyperlink"/>
    <w:basedOn w:val="DefaultParagraphFont"/>
    <w:uiPriority w:val="99"/>
    <w:unhideWhenUsed/>
    <w:rsid w:val="00C7664B"/>
    <w:rPr>
      <w:color w:val="0000FF"/>
      <w:u w:val="single"/>
    </w:rPr>
  </w:style>
  <w:style w:type="paragraph" w:styleId="Revision">
    <w:name w:val="Revision"/>
    <w:hidden/>
    <w:uiPriority w:val="99"/>
    <w:semiHidden/>
    <w:rsid w:val="00C7664B"/>
    <w:pPr>
      <w:spacing w:after="0" w:line="240" w:lineRule="auto"/>
    </w:pPr>
    <w:rPr>
      <w:rFonts w:ascii="Arial" w:hAnsi="Arial" w:cs="Arial"/>
      <w:spacing w:val="4"/>
      <w:lang w:val="la-Latn"/>
    </w:rPr>
  </w:style>
  <w:style w:type="character" w:styleId="UnresolvedMention">
    <w:name w:val="Unresolved Mention"/>
    <w:basedOn w:val="DefaultParagraphFont"/>
    <w:uiPriority w:val="99"/>
    <w:semiHidden/>
    <w:unhideWhenUsed/>
    <w:rsid w:val="00C766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515385">
      <w:bodyDiv w:val="1"/>
      <w:marLeft w:val="0"/>
      <w:marRight w:val="0"/>
      <w:marTop w:val="0"/>
      <w:marBottom w:val="0"/>
      <w:divBdr>
        <w:top w:val="none" w:sz="0" w:space="0" w:color="auto"/>
        <w:left w:val="none" w:sz="0" w:space="0" w:color="auto"/>
        <w:bottom w:val="none" w:sz="0" w:space="0" w:color="auto"/>
        <w:right w:val="none" w:sz="0" w:space="0" w:color="auto"/>
      </w:divBdr>
      <w:divsChild>
        <w:div w:id="36124702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plasticcleverschools.org"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plasticcleverschools.co.uk"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ico.org.u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plasticcleverschools.org" TargetMode="External"/><Relationship Id="rId5" Type="http://schemas.openxmlformats.org/officeDocument/2006/relationships/numbering" Target="numbering.xml"/><Relationship Id="rId15" Type="http://schemas.openxmlformats.org/officeDocument/2006/relationships/hyperlink" Target="https://policies.google.com/privacy?hl=en"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plasticcleverschool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commonseas.sharepoint.com/sites/CSOfficeTemplates/Shared%20Documents/Default_word_doc.dotx" TargetMode="External"/></Relationships>
</file>

<file path=word/theme/theme1.xml><?xml version="1.0" encoding="utf-8"?>
<a:theme xmlns:a="http://schemas.openxmlformats.org/drawingml/2006/main" name="Office Theme">
  <a:themeElements>
    <a:clrScheme name="Common Seas1">
      <a:dk1>
        <a:sysClr val="windowText" lastClr="000000"/>
      </a:dk1>
      <a:lt1>
        <a:sysClr val="window" lastClr="FFFFFF"/>
      </a:lt1>
      <a:dk2>
        <a:srgbClr val="44546A"/>
      </a:dk2>
      <a:lt2>
        <a:srgbClr val="E7E6E6"/>
      </a:lt2>
      <a:accent1>
        <a:srgbClr val="004A6C"/>
      </a:accent1>
      <a:accent2>
        <a:srgbClr val="AFDEF2"/>
      </a:accent2>
      <a:accent3>
        <a:srgbClr val="FAB546"/>
      </a:accent3>
      <a:accent4>
        <a:srgbClr val="44BDA9"/>
      </a:accent4>
      <a:accent5>
        <a:srgbClr val="0090D4"/>
      </a:accent5>
      <a:accent6>
        <a:srgbClr val="000000"/>
      </a:accent6>
      <a:hlink>
        <a:srgbClr val="0090D4"/>
      </a:hlink>
      <a:folHlink>
        <a:srgbClr val="44BDA9"/>
      </a:folHlink>
    </a:clrScheme>
    <a:fontScheme name="CS custom 1">
      <a:majorFont>
        <a:latin typeface="Century Gothic"/>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df7c51f-8958-4cb5-b692-975806f17f35" xsi:nil="true"/>
    <lcf76f155ced4ddcb4097134ff3c332f xmlns="764ce334-4dea-4cda-96fd-5a46cc3154a2">
      <Terms xmlns="http://schemas.microsoft.com/office/infopath/2007/PartnerControls"/>
    </lcf76f155ced4ddcb4097134ff3c332f>
    <_Flow_SignoffStatus xmlns="764ce334-4dea-4cda-96fd-5a46cc3154a2" xsi:nil="true"/>
    <Thumbnail xmlns="764ce334-4dea-4cda-96fd-5a46cc3154a2" xsi:nil="true"/>
    <Filepath xmlns="764ce334-4dea-4cda-96fd-5a46cc3154a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DF3CADEC272EC47A0E7F131D361E962" ma:contentTypeVersion="22" ma:contentTypeDescription="Create a new document." ma:contentTypeScope="" ma:versionID="d372a5b17538adcdce48710e5a4f978d">
  <xsd:schema xmlns:xsd="http://www.w3.org/2001/XMLSchema" xmlns:xs="http://www.w3.org/2001/XMLSchema" xmlns:p="http://schemas.microsoft.com/office/2006/metadata/properties" xmlns:ns2="764ce334-4dea-4cda-96fd-5a46cc3154a2" xmlns:ns3="edf7c51f-8958-4cb5-b692-975806f17f35" targetNamespace="http://schemas.microsoft.com/office/2006/metadata/properties" ma:root="true" ma:fieldsID="9bc37420ad51d961315abf5b19031799" ns2:_="" ns3:_="">
    <xsd:import namespace="764ce334-4dea-4cda-96fd-5a46cc3154a2"/>
    <xsd:import namespace="edf7c51f-8958-4cb5-b692-975806f17f3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_Flow_SignoffStatu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humbnail" minOccurs="0"/>
                <xsd:element ref="ns2:MediaServiceBillingMetadata" minOccurs="0"/>
                <xsd:element ref="ns2:Filepat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4ce334-4dea-4cda-96fd-5a46cc3154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Flow_SignoffStatus" ma:index="20" nillable="true" ma:displayName="Sign-off status" ma:internalName="Sign_x002d_off_x0020_status">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9affbd4-4267-4163-968f-31649eba30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Thumbnail" ma:index="27" nillable="true" ma:displayName="Thumbnail" ma:format="Thumbnail" ma:internalName="Thumbnail">
      <xsd:simpleType>
        <xsd:restriction base="dms:Unknown"/>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Filepath" ma:index="29" nillable="true" ma:displayName="Filepath" ma:internalName="Filepath">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f7c51f-8958-4cb5-b692-975806f17f3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12c46cc1-e504-45ce-b475-70eb2bc32c3b}" ma:internalName="TaxCatchAll" ma:showField="CatchAllData" ma:web="edf7c51f-8958-4cb5-b692-975806f17f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1C8F2E-909E-4B92-9203-C0EFFC413575}">
  <ds:schemaRefs>
    <ds:schemaRef ds:uri="http://schemas.microsoft.com/sharepoint/v3/contenttype/forms"/>
  </ds:schemaRefs>
</ds:datastoreItem>
</file>

<file path=customXml/itemProps2.xml><?xml version="1.0" encoding="utf-8"?>
<ds:datastoreItem xmlns:ds="http://schemas.openxmlformats.org/officeDocument/2006/customXml" ds:itemID="{FD29BEC9-48FB-4AF6-9767-91DFF72FA737}">
  <ds:schemaRefs>
    <ds:schemaRef ds:uri="http://schemas.openxmlformats.org/officeDocument/2006/bibliography"/>
  </ds:schemaRefs>
</ds:datastoreItem>
</file>

<file path=customXml/itemProps3.xml><?xml version="1.0" encoding="utf-8"?>
<ds:datastoreItem xmlns:ds="http://schemas.openxmlformats.org/officeDocument/2006/customXml" ds:itemID="{8D403B35-46FA-45BA-8442-963BA70D0F0B}">
  <ds:schemaRefs>
    <ds:schemaRef ds:uri="http://schemas.microsoft.com/office/2006/metadata/properties"/>
    <ds:schemaRef ds:uri="http://schemas.microsoft.com/office/infopath/2007/PartnerControls"/>
    <ds:schemaRef ds:uri="edf7c51f-8958-4cb5-b692-975806f17f35"/>
    <ds:schemaRef ds:uri="764ce334-4dea-4cda-96fd-5a46cc3154a2"/>
  </ds:schemaRefs>
</ds:datastoreItem>
</file>

<file path=customXml/itemProps4.xml><?xml version="1.0" encoding="utf-8"?>
<ds:datastoreItem xmlns:ds="http://schemas.openxmlformats.org/officeDocument/2006/customXml" ds:itemID="{AFAFD17D-F02F-4230-8E4E-093053914A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4ce334-4dea-4cda-96fd-5a46cc3154a2"/>
    <ds:schemaRef ds:uri="edf7c51f-8958-4cb5-b692-975806f17f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Default_word_doc</Template>
  <TotalTime>908</TotalTime>
  <Pages>6</Pages>
  <Words>2223</Words>
  <Characters>12673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Simpson</dc:creator>
  <cp:keywords/>
  <dc:description/>
  <cp:lastModifiedBy>James Simpson</cp:lastModifiedBy>
  <cp:revision>6</cp:revision>
  <dcterms:created xsi:type="dcterms:W3CDTF">2025-10-30T14:22:00Z</dcterms:created>
  <dcterms:modified xsi:type="dcterms:W3CDTF">2025-10-31T08:04:00Z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0x0101008DF3CADEC272EC47A0E7F131D361E962</vt:lpwstr>
  </property>
</Properties>
</file>