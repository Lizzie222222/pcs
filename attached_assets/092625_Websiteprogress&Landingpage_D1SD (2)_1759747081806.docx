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328D" w14:textId="2AEF0B10" w:rsidR="005D7C86" w:rsidRDefault="005D7C86">
      <w:pPr>
        <w:rPr>
          <w:lang w:val="en-US"/>
        </w:rPr>
      </w:pPr>
      <w:r>
        <w:rPr>
          <w:lang w:val="en-US"/>
        </w:rPr>
        <w:t xml:space="preserve">Website development – Landing page </w:t>
      </w:r>
    </w:p>
    <w:p w14:paraId="1773EE61" w14:textId="2FE3519F" w:rsidR="005D7C86" w:rsidRDefault="005D7C86">
      <w:pPr>
        <w:rPr>
          <w:lang w:val="en-US"/>
        </w:rPr>
      </w:pPr>
      <w:r>
        <w:rPr>
          <w:lang w:val="en-US"/>
        </w:rPr>
        <w:t xml:space="preserve">Following the first stage of AI learning and development, there has been some great progress in our thinking relating to the needs of the landing page, particularly following the team presentations. With so many great ideas, it is helpful at this stage to narrow down our needs into a single version for completion. </w:t>
      </w:r>
    </w:p>
    <w:p w14:paraId="1DE850C8" w14:textId="2F391A04" w:rsidR="005D7C86" w:rsidRPr="00E7373B" w:rsidRDefault="005D7C86">
      <w:pPr>
        <w:rPr>
          <w:b/>
          <w:bCs/>
          <w:lang w:val="en-US"/>
        </w:rPr>
      </w:pPr>
      <w:r w:rsidRPr="00E7373B">
        <w:rPr>
          <w:b/>
          <w:bCs/>
          <w:lang w:val="en-US"/>
        </w:rPr>
        <w:t>Website design notes:</w:t>
      </w:r>
    </w:p>
    <w:p w14:paraId="0849D507" w14:textId="1D16E1F5" w:rsidR="005D7C86" w:rsidRDefault="005D7C86">
      <w:pPr>
        <w:rPr>
          <w:lang w:val="en-US"/>
        </w:rPr>
      </w:pPr>
      <w:r>
        <w:rPr>
          <w:lang w:val="en-US"/>
        </w:rPr>
        <w:t xml:space="preserve">1. On brand – The website should use PCS </w:t>
      </w:r>
      <w:proofErr w:type="spellStart"/>
      <w:r>
        <w:rPr>
          <w:lang w:val="en-US"/>
        </w:rPr>
        <w:t>colours</w:t>
      </w:r>
      <w:proofErr w:type="spellEnd"/>
      <w:r>
        <w:rPr>
          <w:lang w:val="en-US"/>
        </w:rPr>
        <w:t xml:space="preserve">, fonts and design assets (as appropriate e.g. when representing the PCS stages). It should have the same fun, and engaging feel as the resources, making it clear that this platform is intended for a school audience. </w:t>
      </w:r>
    </w:p>
    <w:p w14:paraId="66B5E550" w14:textId="5433D137" w:rsidR="005D7C86" w:rsidRDefault="005D7C86" w:rsidP="005D7C86">
      <w:pPr>
        <w:rPr>
          <w:lang w:val="en-US"/>
        </w:rPr>
      </w:pPr>
      <w:proofErr w:type="spellStart"/>
      <w:r w:rsidRPr="005D7C86">
        <w:rPr>
          <w:b/>
          <w:bCs/>
          <w:lang w:val="en-US"/>
        </w:rPr>
        <w:t>Colours</w:t>
      </w:r>
      <w:proofErr w:type="spellEnd"/>
      <w:r w:rsidRPr="005D7C86">
        <w:rPr>
          <w:b/>
          <w:bCs/>
          <w:lang w:val="en-US"/>
        </w:rPr>
        <w:t>:</w:t>
      </w:r>
      <w:r w:rsidRPr="005D7C86">
        <w:br/>
        <w:t>PCS Navy #204969</w:t>
      </w:r>
      <w:r w:rsidRPr="005D7C86">
        <w:br/>
        <w:t>PCS Blue #009ADE</w:t>
      </w:r>
      <w:r w:rsidRPr="005D7C86">
        <w:br/>
        <w:t xml:space="preserve">Inspire </w:t>
      </w:r>
      <w:r>
        <w:t>G</w:t>
      </w:r>
      <w:r w:rsidRPr="005D7C86">
        <w:t>reen #00BBB4</w:t>
      </w:r>
      <w:r w:rsidRPr="005D7C86">
        <w:br/>
        <w:t>Investigate Yellow #FFC557</w:t>
      </w:r>
      <w:r w:rsidRPr="005D7C86">
        <w:br/>
        <w:t>Act Red #FF595A</w:t>
      </w:r>
    </w:p>
    <w:p w14:paraId="5E5B12D5" w14:textId="7591864F" w:rsidR="005D7C86" w:rsidRDefault="005D7C86" w:rsidP="005D7C86">
      <w:pPr>
        <w:rPr>
          <w:lang w:val="en-US"/>
        </w:rPr>
      </w:pPr>
      <w:r w:rsidRPr="005D7C86">
        <w:rPr>
          <w:b/>
          <w:bCs/>
        </w:rPr>
        <w:t>Fonts:</w:t>
      </w:r>
      <w:r w:rsidRPr="005D7C86">
        <w:br/>
        <w:t>Headers - Gilroy Bold (-12 letter spacing)</w:t>
      </w:r>
      <w:r w:rsidRPr="005D7C86">
        <w:br/>
        <w:t>Body - Century Gothic Regular</w:t>
      </w:r>
    </w:p>
    <w:p w14:paraId="63025F3E" w14:textId="7E913B5C" w:rsidR="005D7C86" w:rsidRDefault="005D7C86">
      <w:pPr>
        <w:rPr>
          <w:lang w:val="en-US"/>
        </w:rPr>
      </w:pPr>
      <w:r w:rsidRPr="005D7C86">
        <w:rPr>
          <w:b/>
          <w:bCs/>
          <w:lang w:val="en-US"/>
        </w:rPr>
        <w:t>Design Assets:</w:t>
      </w:r>
      <w:r>
        <w:rPr>
          <w:lang w:val="en-US"/>
        </w:rPr>
        <w:t xml:space="preserve"> </w:t>
      </w:r>
      <w:r w:rsidRPr="005D7C86">
        <w:rPr>
          <w:highlight w:val="yellow"/>
          <w:lang w:val="en-US"/>
        </w:rPr>
        <w:t>add link</w:t>
      </w:r>
    </w:p>
    <w:p w14:paraId="6831A368" w14:textId="53AC1E3F" w:rsidR="005D7C86" w:rsidRDefault="005D7C86">
      <w:pPr>
        <w:rPr>
          <w:lang w:val="en-US"/>
        </w:rPr>
      </w:pPr>
      <w:r>
        <w:rPr>
          <w:lang w:val="en-US"/>
        </w:rPr>
        <w:t xml:space="preserve">2. Images should be in full </w:t>
      </w:r>
      <w:proofErr w:type="spellStart"/>
      <w:proofErr w:type="gramStart"/>
      <w:r>
        <w:rPr>
          <w:lang w:val="en-US"/>
        </w:rPr>
        <w:t>colour</w:t>
      </w:r>
      <w:proofErr w:type="spellEnd"/>
      <w:r>
        <w:rPr>
          <w:lang w:val="en-US"/>
        </w:rPr>
        <w:t>, and</w:t>
      </w:r>
      <w:proofErr w:type="gramEnd"/>
      <w:r>
        <w:rPr>
          <w:lang w:val="en-US"/>
        </w:rPr>
        <w:t xml:space="preserve"> should use real pictures from the Common Seas image bank. </w:t>
      </w:r>
      <w:r w:rsidRPr="005D7C86">
        <w:rPr>
          <w:highlight w:val="yellow"/>
          <w:lang w:val="en-US"/>
        </w:rPr>
        <w:t>add link</w:t>
      </w:r>
      <w:r>
        <w:rPr>
          <w:lang w:val="en-US"/>
        </w:rPr>
        <w:br/>
      </w:r>
      <w:r>
        <w:rPr>
          <w:lang w:val="en-US"/>
        </w:rPr>
        <w:br/>
        <w:t xml:space="preserve">3. Text on top of images should have a block or text box background. As the block background has been more difficult to prompt, it might be worth selecting the text box approach going </w:t>
      </w:r>
      <w:proofErr w:type="gramStart"/>
      <w:r>
        <w:rPr>
          <w:lang w:val="en-US"/>
        </w:rPr>
        <w:t>forward, but</w:t>
      </w:r>
      <w:proofErr w:type="gramEnd"/>
      <w:r>
        <w:rPr>
          <w:lang w:val="en-US"/>
        </w:rPr>
        <w:t xml:space="preserve"> keeping any text overlays to a </w:t>
      </w:r>
      <w:commentRangeStart w:id="0"/>
      <w:commentRangeStart w:id="1"/>
      <w:r>
        <w:rPr>
          <w:lang w:val="en-US"/>
        </w:rPr>
        <w:t>minimum</w:t>
      </w:r>
      <w:ins w:id="2" w:author="Sarah Duffy" w:date="2025-09-30T10:55:00Z" w16du:dateUtc="2025-09-30T09:55:00Z">
        <w:r w:rsidR="00515805">
          <w:rPr>
            <w:lang w:val="en-US"/>
          </w:rPr>
          <w:t>.</w:t>
        </w:r>
      </w:ins>
      <w:del w:id="3" w:author="Sarah Duffy" w:date="2025-09-30T10:55:00Z" w16du:dateUtc="2025-09-30T09:55:00Z">
        <w:r w:rsidDel="00515805">
          <w:rPr>
            <w:lang w:val="en-US"/>
          </w:rPr>
          <w:delText xml:space="preserve"> number of words. </w:delText>
        </w:r>
        <w:commentRangeEnd w:id="0"/>
        <w:r w:rsidR="005E55E5" w:rsidDel="00515805">
          <w:rPr>
            <w:rStyle w:val="CommentReference"/>
          </w:rPr>
          <w:commentReference w:id="0"/>
        </w:r>
        <w:commentRangeEnd w:id="1"/>
        <w:r w:rsidR="00515805" w:rsidDel="00515805">
          <w:rPr>
            <w:rStyle w:val="CommentReference"/>
          </w:rPr>
          <w:commentReference w:id="1"/>
        </w:r>
      </w:del>
    </w:p>
    <w:p w14:paraId="6FC258D8" w14:textId="451CF22C" w:rsidR="005D7C86" w:rsidRDefault="005D7C86">
      <w:pPr>
        <w:rPr>
          <w:lang w:val="en-US"/>
        </w:rPr>
      </w:pPr>
      <w:r>
        <w:rPr>
          <w:lang w:val="en-US"/>
        </w:rPr>
        <w:t xml:space="preserve">4. </w:t>
      </w:r>
      <w:commentRangeStart w:id="4"/>
      <w:r>
        <w:rPr>
          <w:lang w:val="en-US"/>
        </w:rPr>
        <w:t>AA compliance for accessibility</w:t>
      </w:r>
      <w:r w:rsidR="00E7373B">
        <w:rPr>
          <w:lang w:val="en-US"/>
        </w:rPr>
        <w:t xml:space="preserve">. </w:t>
      </w:r>
      <w:commentRangeEnd w:id="4"/>
      <w:r w:rsidR="00E7373B">
        <w:rPr>
          <w:rStyle w:val="CommentReference"/>
        </w:rPr>
        <w:commentReference w:id="4"/>
      </w:r>
      <w:r w:rsidR="005E55E5">
        <w:rPr>
          <w:lang w:val="en-US"/>
        </w:rPr>
        <w:t xml:space="preserve">It is vital to maintain contrast ratios and screen reader accessibility throughout the page. This will also be important to allow machine translation. </w:t>
      </w:r>
    </w:p>
    <w:p w14:paraId="42C36007" w14:textId="17617824" w:rsidR="005D7C86" w:rsidRDefault="00E7373B">
      <w:pPr>
        <w:rPr>
          <w:lang w:val="en-US"/>
        </w:rPr>
      </w:pPr>
      <w:r>
        <w:rPr>
          <w:lang w:val="en-US"/>
        </w:rPr>
        <w:t xml:space="preserve">5. Translation – it would be ideal if the website translates based on location of the user. The core languages that need to be accurately translated on every page </w:t>
      </w:r>
      <w:proofErr w:type="gramStart"/>
      <w:r>
        <w:rPr>
          <w:lang w:val="en-US"/>
        </w:rPr>
        <w:t>include:</w:t>
      </w:r>
      <w:proofErr w:type="gramEnd"/>
      <w:r>
        <w:rPr>
          <w:lang w:val="en-US"/>
        </w:rPr>
        <w:t xml:space="preserve"> English, Greek, Dutch, French, Indonesian. We will need to add to this list in the future. </w:t>
      </w:r>
    </w:p>
    <w:p w14:paraId="78899315" w14:textId="63B7F90C" w:rsidR="00E7373B" w:rsidRDefault="00E7373B">
      <w:pPr>
        <w:rPr>
          <w:lang w:val="en-US"/>
        </w:rPr>
      </w:pPr>
      <w:r>
        <w:rPr>
          <w:lang w:val="en-US"/>
        </w:rPr>
        <w:t>6. No moving assets/animations</w:t>
      </w:r>
      <w:ins w:id="5" w:author="James Simpson" w:date="2025-09-26T16:29:00Z">
        <w:r w:rsidR="006A3FC3">
          <w:rPr>
            <w:lang w:val="en-US"/>
          </w:rPr>
          <w:t xml:space="preserve"> except button press indications</w:t>
        </w:r>
      </w:ins>
      <w:r>
        <w:rPr>
          <w:lang w:val="en-US"/>
        </w:rPr>
        <w:t>. Any videos will be</w:t>
      </w:r>
      <w:ins w:id="6" w:author="James Simpson" w:date="2025-09-26T16:29:00Z">
        <w:r>
          <w:rPr>
            <w:lang w:val="en-US"/>
          </w:rPr>
          <w:t xml:space="preserve"> </w:t>
        </w:r>
        <w:r w:rsidR="006A3FC3">
          <w:rPr>
            <w:lang w:val="en-US"/>
          </w:rPr>
          <w:t>lazy-</w:t>
        </w:r>
        <w:proofErr w:type="gramStart"/>
        <w:r w:rsidR="006A3FC3">
          <w:rPr>
            <w:lang w:val="en-US"/>
          </w:rPr>
          <w:t xml:space="preserve">loaded </w:t>
        </w:r>
      </w:ins>
      <w:r>
        <w:rPr>
          <w:lang w:val="en-US"/>
        </w:rPr>
        <w:t xml:space="preserve"> ‘</w:t>
      </w:r>
      <w:proofErr w:type="gramEnd"/>
      <w:r>
        <w:rPr>
          <w:lang w:val="en-US"/>
        </w:rPr>
        <w:t xml:space="preserve">click to view’ ensuring lower bandwidth needs are met. </w:t>
      </w:r>
    </w:p>
    <w:p w14:paraId="19B06F99" w14:textId="77777777" w:rsidR="00E7373B" w:rsidRDefault="00E7373B">
      <w:pPr>
        <w:rPr>
          <w:lang w:val="en-US"/>
        </w:rPr>
      </w:pPr>
    </w:p>
    <w:p w14:paraId="7F2CF772" w14:textId="1D3B0A84" w:rsidR="00E7373B" w:rsidRDefault="00E7373B">
      <w:pPr>
        <w:rPr>
          <w:lang w:val="en-US"/>
        </w:rPr>
      </w:pPr>
      <w:r>
        <w:rPr>
          <w:lang w:val="en-US"/>
        </w:rPr>
        <w:t>LANDING PAGE (Home Page) LAYOUT</w:t>
      </w:r>
    </w:p>
    <w:tbl>
      <w:tblPr>
        <w:tblStyle w:val="TableGrid"/>
        <w:tblW w:w="10686" w:type="dxa"/>
        <w:tblLook w:val="04A0" w:firstRow="1" w:lastRow="0" w:firstColumn="1" w:lastColumn="0" w:noHBand="0" w:noVBand="1"/>
      </w:tblPr>
      <w:tblGrid>
        <w:gridCol w:w="3611"/>
        <w:gridCol w:w="1732"/>
        <w:gridCol w:w="201"/>
        <w:gridCol w:w="1679"/>
        <w:gridCol w:w="3463"/>
      </w:tblGrid>
      <w:tr w:rsidR="00E7373B" w14:paraId="50186914" w14:textId="77777777" w:rsidTr="00AD7E09">
        <w:tc>
          <w:tcPr>
            <w:tcW w:w="10686" w:type="dxa"/>
            <w:gridSpan w:val="5"/>
          </w:tcPr>
          <w:p w14:paraId="26E9ED2B" w14:textId="77777777" w:rsidR="00E7373B" w:rsidRDefault="00E7373B">
            <w:pPr>
              <w:rPr>
                <w:lang w:val="en-US"/>
              </w:rPr>
            </w:pPr>
            <w:r>
              <w:rPr>
                <w:lang w:val="en-US"/>
              </w:rPr>
              <w:t xml:space="preserve">Nav bar </w:t>
            </w:r>
          </w:p>
          <w:p w14:paraId="510536E9" w14:textId="18118BF3" w:rsidR="00E7373B" w:rsidRDefault="00E7373B">
            <w:r w:rsidRPr="54D9AB28">
              <w:t xml:space="preserve">PCS Logo                                                    </w:t>
            </w:r>
            <w:r w:rsidR="00F73518" w:rsidRPr="54D9AB28">
              <w:t xml:space="preserve"> </w:t>
            </w:r>
            <w:r w:rsidRPr="54D9AB28">
              <w:t xml:space="preserve">        Home  </w:t>
            </w:r>
            <w:r w:rsidR="00F73518" w:rsidRPr="54D9AB28">
              <w:t xml:space="preserve">  </w:t>
            </w:r>
            <w:r w:rsidRPr="54D9AB28">
              <w:t xml:space="preserve">  Resources  </w:t>
            </w:r>
            <w:r w:rsidR="00F73518" w:rsidRPr="54D9AB28">
              <w:t xml:space="preserve">  </w:t>
            </w:r>
            <w:r w:rsidRPr="54D9AB28">
              <w:t xml:space="preserve"> </w:t>
            </w:r>
            <w:r w:rsidR="00F73518" w:rsidRPr="54D9AB28">
              <w:t xml:space="preserve">Inspiration    </w:t>
            </w:r>
            <w:commentRangeStart w:id="7"/>
            <w:commentRangeStart w:id="8"/>
            <w:r w:rsidR="00F73518" w:rsidRPr="54D9AB28">
              <w:t xml:space="preserve">Map  </w:t>
            </w:r>
            <w:commentRangeEnd w:id="7"/>
            <w:r w:rsidR="00D17D2B">
              <w:rPr>
                <w:rStyle w:val="CommentReference"/>
              </w:rPr>
              <w:commentReference w:id="7"/>
            </w:r>
            <w:commentRangeEnd w:id="8"/>
            <w:r w:rsidR="008E650F">
              <w:rPr>
                <w:rStyle w:val="CommentReference"/>
              </w:rPr>
              <w:commentReference w:id="8"/>
            </w:r>
            <w:r w:rsidR="00F73518" w:rsidRPr="54D9AB28">
              <w:t xml:space="preserve">    Sign up/login      </w:t>
            </w:r>
            <w:proofErr w:type="gramStart"/>
            <w:r w:rsidR="00F73518" w:rsidRPr="54D9AB28">
              <w:t xml:space="preserve">   [</w:t>
            </w:r>
            <w:proofErr w:type="gramEnd"/>
            <w:r w:rsidR="00F73518" w:rsidRPr="54D9AB28">
              <w:t>language]</w:t>
            </w:r>
          </w:p>
        </w:tc>
      </w:tr>
      <w:tr w:rsidR="00E7373B" w14:paraId="0867D29E" w14:textId="77777777" w:rsidTr="00AD7E09">
        <w:tc>
          <w:tcPr>
            <w:tcW w:w="10686" w:type="dxa"/>
            <w:gridSpan w:val="5"/>
          </w:tcPr>
          <w:p w14:paraId="3D87A257" w14:textId="25A009BC" w:rsidR="00E7373B" w:rsidRPr="00F81D3A" w:rsidRDefault="00F73518">
            <w:pPr>
              <w:rPr>
                <w:b/>
                <w:bCs/>
                <w:lang w:val="en-US"/>
              </w:rPr>
            </w:pPr>
            <w:r w:rsidRPr="00F81D3A">
              <w:rPr>
                <w:b/>
                <w:bCs/>
                <w:lang w:val="en-US"/>
              </w:rPr>
              <w:t xml:space="preserve">Hero image </w:t>
            </w:r>
          </w:p>
          <w:p w14:paraId="6851BC65" w14:textId="07A248BE" w:rsidR="00F73518" w:rsidRDefault="00D17D2B">
            <w:pPr>
              <w:rPr>
                <w:lang w:val="en-US"/>
              </w:rPr>
            </w:pPr>
            <w:r>
              <w:rPr>
                <w:noProof/>
              </w:rPr>
              <w:drawing>
                <wp:anchor distT="0" distB="0" distL="114300" distR="114300" simplePos="0" relativeHeight="251658240" behindDoc="0" locked="0" layoutInCell="1" allowOverlap="1" wp14:anchorId="547ED87F" wp14:editId="1E8C9555">
                  <wp:simplePos x="0" y="0"/>
                  <wp:positionH relativeFrom="column">
                    <wp:posOffset>3693795</wp:posOffset>
                  </wp:positionH>
                  <wp:positionV relativeFrom="paragraph">
                    <wp:posOffset>94615</wp:posOffset>
                  </wp:positionV>
                  <wp:extent cx="2705100" cy="1288415"/>
                  <wp:effectExtent l="0" t="0" r="0" b="6985"/>
                  <wp:wrapSquare wrapText="bothSides"/>
                  <wp:docPr id="12149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31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5100" cy="1288415"/>
                          </a:xfrm>
                          <a:prstGeom prst="rect">
                            <a:avLst/>
                          </a:prstGeom>
                        </pic:spPr>
                      </pic:pic>
                    </a:graphicData>
                  </a:graphic>
                  <wp14:sizeRelH relativeFrom="margin">
                    <wp14:pctWidth>0</wp14:pctWidth>
                  </wp14:sizeRelH>
                  <wp14:sizeRelV relativeFrom="margin">
                    <wp14:pctHeight>0</wp14:pctHeight>
                  </wp14:sizeRelV>
                </wp:anchor>
              </w:drawing>
            </w:r>
          </w:p>
          <w:p w14:paraId="234CD14F" w14:textId="2DEA285C" w:rsidR="00F73518" w:rsidRDefault="00F73518">
            <w:pPr>
              <w:rPr>
                <w:lang w:val="en-US"/>
              </w:rPr>
            </w:pPr>
            <w:r>
              <w:rPr>
                <w:lang w:val="en-US"/>
              </w:rPr>
              <w:t>Text box on</w:t>
            </w:r>
            <w:r w:rsidR="00F81D3A">
              <w:rPr>
                <w:lang w:val="en-US"/>
              </w:rPr>
              <w:t xml:space="preserve"> </w:t>
            </w:r>
            <w:r>
              <w:rPr>
                <w:lang w:val="en-US"/>
              </w:rPr>
              <w:t>top</w:t>
            </w:r>
          </w:p>
          <w:p w14:paraId="3A1B99F2" w14:textId="79D75606" w:rsidR="00F73518" w:rsidRDefault="00F73518">
            <w:pPr>
              <w:rPr>
                <w:lang w:val="en-US"/>
              </w:rPr>
            </w:pPr>
            <w:r>
              <w:rPr>
                <w:lang w:val="en-US"/>
              </w:rPr>
              <w:t xml:space="preserve">Text box: </w:t>
            </w:r>
          </w:p>
          <w:p w14:paraId="014AD8B1" w14:textId="6DE4791E" w:rsidR="00F73518" w:rsidRDefault="00F73518">
            <w:pPr>
              <w:rPr>
                <w:lang w:val="en-US"/>
              </w:rPr>
            </w:pPr>
            <w:commentRangeStart w:id="9"/>
            <w:commentRangeStart w:id="10"/>
            <w:r>
              <w:rPr>
                <w:lang w:val="en-US"/>
              </w:rPr>
              <w:t>Plastic Clever Schools</w:t>
            </w:r>
          </w:p>
          <w:p w14:paraId="2E4BAAB5" w14:textId="6FEFC412" w:rsidR="00F73518" w:rsidRDefault="00F73518">
            <w:pPr>
              <w:rPr>
                <w:lang w:val="en-US"/>
              </w:rPr>
            </w:pPr>
            <w:r>
              <w:rPr>
                <w:lang w:val="en-US"/>
              </w:rPr>
              <w:t xml:space="preserve">Working together to wave goodbye to plastic pollution </w:t>
            </w:r>
            <w:commentRangeEnd w:id="9"/>
            <w:r>
              <w:rPr>
                <w:rStyle w:val="CommentReference"/>
              </w:rPr>
              <w:commentReference w:id="9"/>
            </w:r>
            <w:commentRangeEnd w:id="10"/>
            <w:r w:rsidR="000F158D">
              <w:rPr>
                <w:rStyle w:val="CommentReference"/>
              </w:rPr>
              <w:commentReference w:id="10"/>
            </w:r>
          </w:p>
          <w:p w14:paraId="7004326D" w14:textId="38BE5863" w:rsidR="00F73518" w:rsidRDefault="00F73518">
            <w:pPr>
              <w:rPr>
                <w:lang w:val="en-US"/>
              </w:rPr>
            </w:pPr>
          </w:p>
          <w:p w14:paraId="0A12F125" w14:textId="0F3A5209" w:rsidR="00F73518" w:rsidRDefault="00F81D3A">
            <w:pPr>
              <w:rPr>
                <w:lang w:val="en-US"/>
              </w:rPr>
            </w:pPr>
            <w:r>
              <w:rPr>
                <w:lang w:val="en-US"/>
              </w:rPr>
              <w:t>[Button: Register Your School]</w:t>
            </w:r>
          </w:p>
          <w:p w14:paraId="65B35391" w14:textId="35B1348A" w:rsidR="00D17D2B" w:rsidRDefault="00D17D2B">
            <w:pPr>
              <w:rPr>
                <w:lang w:val="en-US"/>
              </w:rPr>
            </w:pPr>
          </w:p>
          <w:p w14:paraId="5383F556" w14:textId="6FA1958F" w:rsidR="00D17D2B" w:rsidRDefault="00D17D2B">
            <w:pPr>
              <w:rPr>
                <w:lang w:val="en-US"/>
              </w:rPr>
            </w:pPr>
          </w:p>
        </w:tc>
      </w:tr>
      <w:tr w:rsidR="00E7373B" w14:paraId="48A6A267" w14:textId="77777777" w:rsidTr="00AD7E09">
        <w:tc>
          <w:tcPr>
            <w:tcW w:w="10686" w:type="dxa"/>
            <w:gridSpan w:val="5"/>
          </w:tcPr>
          <w:p w14:paraId="1463BDF2" w14:textId="77777777" w:rsidR="00E7373B" w:rsidRDefault="00F81D3A">
            <w:pPr>
              <w:rPr>
                <w:lang w:val="en-US"/>
              </w:rPr>
            </w:pPr>
            <w:r>
              <w:rPr>
                <w:lang w:val="en-US"/>
              </w:rPr>
              <w:t xml:space="preserve">POP UPS – use a </w:t>
            </w:r>
            <w:proofErr w:type="spellStart"/>
            <w:r>
              <w:rPr>
                <w:lang w:val="en-US"/>
              </w:rPr>
              <w:t>post-it</w:t>
            </w:r>
            <w:proofErr w:type="spellEnd"/>
            <w:r>
              <w:rPr>
                <w:lang w:val="en-US"/>
              </w:rPr>
              <w:t xml:space="preserve"> </w:t>
            </w:r>
            <w:proofErr w:type="gramStart"/>
            <w:r>
              <w:rPr>
                <w:lang w:val="en-US"/>
              </w:rPr>
              <w:t>note</w:t>
            </w:r>
            <w:proofErr w:type="gramEnd"/>
            <w:r>
              <w:rPr>
                <w:lang w:val="en-US"/>
              </w:rPr>
              <w:t xml:space="preserve"> style addition on the hero image to share any recent news or events. This should work on both desktop and mobile. </w:t>
            </w:r>
          </w:p>
          <w:p w14:paraId="120799DE" w14:textId="0C20B8C6" w:rsidR="00F81D3A" w:rsidRDefault="00F81D3A">
            <w:pPr>
              <w:rPr>
                <w:lang w:val="en-US"/>
              </w:rPr>
            </w:pPr>
          </w:p>
        </w:tc>
      </w:tr>
      <w:tr w:rsidR="00E7373B" w14:paraId="17C773F3" w14:textId="77777777" w:rsidTr="00AD7E09">
        <w:tc>
          <w:tcPr>
            <w:tcW w:w="10686" w:type="dxa"/>
            <w:gridSpan w:val="5"/>
          </w:tcPr>
          <w:p w14:paraId="6AEB5B33" w14:textId="77CD5386" w:rsidR="00F81D3A" w:rsidRDefault="00F81D3A">
            <w:pPr>
              <w:rPr>
                <w:lang w:val="en-US"/>
              </w:rPr>
            </w:pPr>
            <w:r>
              <w:rPr>
                <w:lang w:val="en-US"/>
              </w:rPr>
              <w:lastRenderedPageBreak/>
              <w:t>IMPACT Ribbon (pulls numbers from database – Amy’s example)</w:t>
            </w:r>
          </w:p>
          <w:p w14:paraId="3BB13192" w14:textId="53E730E2" w:rsidR="00F81D3A" w:rsidRDefault="00F81D3A" w:rsidP="00F81D3A">
            <w:pPr>
              <w:jc w:val="center"/>
              <w:rPr>
                <w:lang w:val="en-US"/>
              </w:rPr>
            </w:pPr>
            <w:del w:id="11" w:author="James Simpson" w:date="2025-09-26T16:31:00Z">
              <w:r>
                <w:rPr>
                  <w:lang w:val="en-US"/>
                </w:rPr>
                <w:delText>No of</w:delText>
              </w:r>
            </w:del>
            <w:ins w:id="12" w:author="James Simpson" w:date="2025-09-26T16:31:00Z">
              <w:r w:rsidR="006C0D92">
                <w:rPr>
                  <w:lang w:val="en-US"/>
                </w:rPr>
                <w:t>X</w:t>
              </w:r>
            </w:ins>
            <w:r>
              <w:rPr>
                <w:lang w:val="en-US"/>
              </w:rPr>
              <w:t xml:space="preserve"> </w:t>
            </w:r>
            <w:proofErr w:type="gramStart"/>
            <w:r>
              <w:rPr>
                <w:lang w:val="en-US"/>
              </w:rPr>
              <w:t>schools  |</w:t>
            </w:r>
            <w:proofErr w:type="gramEnd"/>
            <w:r>
              <w:rPr>
                <w:lang w:val="en-US"/>
              </w:rPr>
              <w:t xml:space="preserve">  </w:t>
            </w:r>
            <w:ins w:id="13" w:author="James Simpson" w:date="2025-09-26T16:31:00Z">
              <w:r w:rsidR="006C0D92">
                <w:rPr>
                  <w:lang w:val="en-US"/>
                </w:rPr>
                <w:t xml:space="preserve">Y </w:t>
              </w:r>
            </w:ins>
            <w:del w:id="14" w:author="James Simpson" w:date="2025-09-26T16:31:00Z">
              <w:r>
                <w:rPr>
                  <w:lang w:val="en-US"/>
                </w:rPr>
                <w:delText>No. of</w:delText>
              </w:r>
            </w:del>
            <w:r>
              <w:rPr>
                <w:lang w:val="en-US"/>
              </w:rPr>
              <w:t xml:space="preserve"> </w:t>
            </w:r>
            <w:proofErr w:type="gramStart"/>
            <w:r>
              <w:rPr>
                <w:lang w:val="en-US"/>
              </w:rPr>
              <w:t>countries  |</w:t>
            </w:r>
            <w:proofErr w:type="gramEnd"/>
            <w:r>
              <w:rPr>
                <w:lang w:val="en-US"/>
              </w:rPr>
              <w:t xml:space="preserve"> </w:t>
            </w:r>
            <w:ins w:id="15" w:author="James Simpson" w:date="2025-09-26T16:31:00Z">
              <w:r w:rsidR="006C0D92">
                <w:rPr>
                  <w:lang w:val="en-US"/>
                </w:rPr>
                <w:t>Z</w:t>
              </w:r>
            </w:ins>
            <w:del w:id="16" w:author="James Simpson" w:date="2025-09-26T16:31:00Z">
              <w:r>
                <w:rPr>
                  <w:lang w:val="en-US"/>
                </w:rPr>
                <w:delText>No. of</w:delText>
              </w:r>
            </w:del>
            <w:r>
              <w:rPr>
                <w:lang w:val="en-US"/>
              </w:rPr>
              <w:t xml:space="preserve"> actions taken </w:t>
            </w:r>
            <w:del w:id="17" w:author="James Simpson" w:date="2025-09-26T16:32:00Z">
              <w:r>
                <w:rPr>
                  <w:lang w:val="en-US"/>
                </w:rPr>
                <w:delText>(</w:delText>
              </w:r>
            </w:del>
            <w:ins w:id="18" w:author="James Simpson" w:date="2025-09-26T16:32:00Z">
              <w:r w:rsidR="006C0D92">
                <w:rPr>
                  <w:lang w:val="en-US"/>
                </w:rPr>
                <w:t>[</w:t>
              </w:r>
              <w:r w:rsidR="006C0D92" w:rsidRPr="006C0D92">
                <w:rPr>
                  <w:i/>
                  <w:iCs/>
                  <w:lang w:val="en-US"/>
                  <w:rPrChange w:id="19" w:author="James Simpson" w:date="2025-09-26T16:32:00Z">
                    <w:rPr>
                      <w:lang w:val="en-US"/>
                    </w:rPr>
                  </w:rPrChange>
                </w:rPr>
                <w:t xml:space="preserve">taken from database </w:t>
              </w:r>
            </w:ins>
            <w:r w:rsidRPr="006C0D92">
              <w:rPr>
                <w:i/>
                <w:lang w:val="en-US"/>
                <w:rPrChange w:id="20" w:author="James Simpson" w:date="2025-09-29T10:07:00Z" w16du:dateUtc="2025-09-29T09:07:00Z">
                  <w:rPr>
                    <w:lang w:val="en-US"/>
                  </w:rPr>
                </w:rPrChange>
              </w:rPr>
              <w:t>evidence submitted</w:t>
            </w:r>
            <w:del w:id="21" w:author="James Simpson" w:date="2025-09-26T16:32:00Z">
              <w:r>
                <w:rPr>
                  <w:lang w:val="en-US"/>
                </w:rPr>
                <w:delText>)</w:delText>
              </w:r>
            </w:del>
            <w:ins w:id="22" w:author="James Simpson" w:date="2025-09-26T16:32:00Z">
              <w:r w:rsidR="006C0D92">
                <w:rPr>
                  <w:lang w:val="en-US"/>
                </w:rPr>
                <w:t>]</w:t>
              </w:r>
            </w:ins>
          </w:p>
        </w:tc>
      </w:tr>
      <w:tr w:rsidR="001C6615" w14:paraId="0184529F" w14:textId="77777777" w:rsidTr="00AD7E09">
        <w:tc>
          <w:tcPr>
            <w:tcW w:w="5544" w:type="dxa"/>
            <w:gridSpan w:val="3"/>
          </w:tcPr>
          <w:p w14:paraId="2A1E0835" w14:textId="5AE264FB" w:rsidR="00F81D3A" w:rsidRDefault="00F81D3A">
            <w:pPr>
              <w:rPr>
                <w:lang w:val="en-US"/>
              </w:rPr>
            </w:pPr>
            <w:r>
              <w:rPr>
                <w:lang w:val="en-US"/>
              </w:rPr>
              <w:t>Teacher testimonial (James’s example)</w:t>
            </w:r>
          </w:p>
          <w:p w14:paraId="23BAD0C4" w14:textId="77777777" w:rsidR="00F81D3A" w:rsidRDefault="00D17D2B">
            <w:pPr>
              <w:rPr>
                <w:lang w:val="en-US"/>
              </w:rPr>
            </w:pPr>
            <w:r>
              <w:rPr>
                <w:lang w:val="en-US"/>
              </w:rPr>
              <w:t>“PLASTIC CLEVER SCHOOLS IS THE BEST…”</w:t>
            </w:r>
          </w:p>
          <w:p w14:paraId="2ED787E8" w14:textId="23761A3F" w:rsidR="00D17D2B" w:rsidRDefault="00D17D2B">
            <w:pPr>
              <w:rPr>
                <w:lang w:val="en-US"/>
              </w:rPr>
            </w:pPr>
            <w:r>
              <w:rPr>
                <w:lang w:val="en-US"/>
              </w:rPr>
              <w:t xml:space="preserve">Teacher name and photo? </w:t>
            </w:r>
          </w:p>
        </w:tc>
        <w:tc>
          <w:tcPr>
            <w:tcW w:w="5142" w:type="dxa"/>
            <w:gridSpan w:val="2"/>
          </w:tcPr>
          <w:p w14:paraId="66A96FC3" w14:textId="1F8DBB15" w:rsidR="00F81D3A" w:rsidRDefault="009B1C98">
            <w:pPr>
              <w:rPr>
                <w:lang w:val="en-US"/>
              </w:rPr>
            </w:pPr>
            <w:ins w:id="23" w:author="James Simpson" w:date="2025-09-26T16:32:00Z">
              <w:r>
                <w:rPr>
                  <w:lang w:val="en-US"/>
                </w:rPr>
                <w:t xml:space="preserve">At </w:t>
              </w:r>
              <w:proofErr w:type="gramStart"/>
              <w:r>
                <w:rPr>
                  <w:lang w:val="en-US"/>
                </w:rPr>
                <w:t>launch</w:t>
              </w:r>
              <w:proofErr w:type="gramEnd"/>
              <w:r>
                <w:rPr>
                  <w:lang w:val="en-US"/>
                </w:rPr>
                <w:t xml:space="preserve">: </w:t>
              </w:r>
            </w:ins>
            <w:r w:rsidR="00F81D3A">
              <w:rPr>
                <w:lang w:val="en-US"/>
              </w:rPr>
              <w:t xml:space="preserve">What </w:t>
            </w:r>
            <w:proofErr w:type="gramStart"/>
            <w:r w:rsidR="00F81D3A">
              <w:rPr>
                <w:lang w:val="en-US"/>
              </w:rPr>
              <w:t>is</w:t>
            </w:r>
            <w:proofErr w:type="gramEnd"/>
            <w:r w:rsidR="00F81D3A">
              <w:rPr>
                <w:lang w:val="en-US"/>
              </w:rPr>
              <w:t xml:space="preserve"> Plastic Clever Schools</w:t>
            </w:r>
            <w:ins w:id="24" w:author="James Simpson" w:date="2025-09-26T16:32:00Z">
              <w:r>
                <w:rPr>
                  <w:lang w:val="en-US"/>
                </w:rPr>
                <w:t xml:space="preserve">? Video. </w:t>
              </w:r>
            </w:ins>
          </w:p>
          <w:p w14:paraId="6CFC83C7" w14:textId="77AF6E11" w:rsidR="00F81D3A" w:rsidRDefault="00F81D3A">
            <w:pPr>
              <w:rPr>
                <w:lang w:val="en-US"/>
              </w:rPr>
            </w:pPr>
            <w:r>
              <w:rPr>
                <w:lang w:val="en-US"/>
              </w:rPr>
              <w:t xml:space="preserve">[embed click to play </w:t>
            </w:r>
            <w:proofErr w:type="spellStart"/>
            <w:r>
              <w:rPr>
                <w:lang w:val="en-US"/>
              </w:rPr>
              <w:t>youtube</w:t>
            </w:r>
            <w:proofErr w:type="spellEnd"/>
            <w:r>
              <w:rPr>
                <w:lang w:val="en-US"/>
              </w:rPr>
              <w:t xml:space="preserve"> video- PCS Trailer]</w:t>
            </w:r>
            <w:ins w:id="25" w:author="James Simpson" w:date="2025-09-26T16:32:00Z">
              <w:r w:rsidR="009B1C98">
                <w:rPr>
                  <w:lang w:val="en-US"/>
                </w:rPr>
                <w:br/>
              </w:r>
              <w:r w:rsidR="009B1C98">
                <w:rPr>
                  <w:lang w:val="en-US"/>
                </w:rPr>
                <w:br/>
              </w:r>
              <w:r w:rsidR="00E75A74">
                <w:rPr>
                  <w:lang w:val="en-US"/>
                </w:rPr>
                <w:t>[</w:t>
              </w:r>
            </w:ins>
            <w:ins w:id="26" w:author="James Simpson" w:date="2025-09-26T16:33:00Z">
              <w:r w:rsidR="00E75A74">
                <w:rPr>
                  <w:lang w:val="en-US"/>
                </w:rPr>
                <w:t xml:space="preserve">JS: </w:t>
              </w:r>
            </w:ins>
            <w:ins w:id="27" w:author="James Simpson" w:date="2025-09-26T16:32:00Z">
              <w:r w:rsidR="009B1C98">
                <w:rPr>
                  <w:lang w:val="en-US"/>
                </w:rPr>
                <w:t>Recommend adding an opening from the quoted teacher to this video</w:t>
              </w:r>
            </w:ins>
            <w:ins w:id="28" w:author="James Simpson" w:date="2025-09-26T16:33:00Z">
              <w:r w:rsidR="00E75A74">
                <w:rPr>
                  <w:lang w:val="en-US"/>
                </w:rPr>
                <w:t xml:space="preserve"> and then using their image as the video placeholder for lazy loading. It’ll look good regardless of whether people watch the video]</w:t>
              </w:r>
            </w:ins>
          </w:p>
          <w:p w14:paraId="59B7F6CF" w14:textId="1773A254" w:rsidR="00F81D3A" w:rsidRDefault="00F81D3A">
            <w:pPr>
              <w:rPr>
                <w:lang w:val="en-US"/>
              </w:rPr>
            </w:pPr>
          </w:p>
        </w:tc>
      </w:tr>
      <w:tr w:rsidR="001C6615" w14:paraId="220ED9D5" w14:textId="77777777" w:rsidTr="00AD7E09">
        <w:tc>
          <w:tcPr>
            <w:tcW w:w="3611" w:type="dxa"/>
          </w:tcPr>
          <w:p w14:paraId="519C91F4" w14:textId="78B7468B" w:rsidR="00AD7E09" w:rsidRDefault="00AD7E09">
            <w:pPr>
              <w:rPr>
                <w:lang w:val="en-US"/>
              </w:rPr>
            </w:pPr>
            <w:commentRangeStart w:id="29"/>
            <w:r>
              <w:rPr>
                <w:lang w:val="en-US"/>
              </w:rPr>
              <w:t>INSPIRE [Icon]</w:t>
            </w:r>
          </w:p>
          <w:p w14:paraId="1D2BC89F" w14:textId="77777777" w:rsidR="00AD7E09" w:rsidRDefault="00AD7E09">
            <w:pPr>
              <w:rPr>
                <w:lang w:val="en-US"/>
              </w:rPr>
            </w:pPr>
          </w:p>
          <w:p w14:paraId="094B6D68" w14:textId="77777777" w:rsidR="00AD7E09" w:rsidRDefault="00AD7E09" w:rsidP="00AD7E09">
            <w:pPr>
              <w:rPr>
                <w:ins w:id="30" w:author="Sarah Duffy" w:date="2025-09-30T13:56:00Z" w16du:dateUtc="2025-09-30T12:56:00Z"/>
              </w:rPr>
            </w:pPr>
            <w:r w:rsidRPr="00AD7E09">
              <w:t xml:space="preserve">Learn about plastic pollution and inspire others in school to </w:t>
            </w:r>
            <w:proofErr w:type="gramStart"/>
            <w:r w:rsidRPr="00AD7E09">
              <w:t>take action</w:t>
            </w:r>
            <w:proofErr w:type="gramEnd"/>
            <w:r w:rsidRPr="00AD7E09">
              <w:t>.</w:t>
            </w:r>
          </w:p>
          <w:p w14:paraId="70D70185" w14:textId="52F2BDA8" w:rsidR="00A617FE" w:rsidRDefault="00A617FE" w:rsidP="00AD7E09">
            <w:pPr>
              <w:rPr>
                <w:lang w:val="en-US"/>
              </w:rPr>
            </w:pPr>
          </w:p>
        </w:tc>
        <w:tc>
          <w:tcPr>
            <w:tcW w:w="3612" w:type="dxa"/>
            <w:gridSpan w:val="3"/>
          </w:tcPr>
          <w:p w14:paraId="58B29AFB" w14:textId="77777777" w:rsidR="00AD7E09" w:rsidRDefault="00AD7E09">
            <w:pPr>
              <w:rPr>
                <w:lang w:val="en-US"/>
              </w:rPr>
            </w:pPr>
            <w:r>
              <w:rPr>
                <w:lang w:val="en-US"/>
              </w:rPr>
              <w:t>Investigate [Icon]</w:t>
            </w:r>
          </w:p>
          <w:p w14:paraId="655068ED" w14:textId="77777777" w:rsidR="00AD7E09" w:rsidRDefault="00AD7E09">
            <w:pPr>
              <w:rPr>
                <w:lang w:val="en-US"/>
              </w:rPr>
            </w:pPr>
          </w:p>
          <w:p w14:paraId="03624E85" w14:textId="25890F3C" w:rsidR="00AD7E09" w:rsidRDefault="00AD7E09">
            <w:pPr>
              <w:rPr>
                <w:lang w:val="en-US"/>
              </w:rPr>
            </w:pPr>
            <w:r w:rsidRPr="00AD7E09">
              <w:t xml:space="preserve">Identify any problem plastics in school and </w:t>
            </w:r>
            <w:proofErr w:type="gramStart"/>
            <w:r>
              <w:t>make a plan</w:t>
            </w:r>
            <w:proofErr w:type="gramEnd"/>
            <w:r>
              <w:t xml:space="preserve"> to tackle them</w:t>
            </w:r>
          </w:p>
        </w:tc>
        <w:tc>
          <w:tcPr>
            <w:tcW w:w="3463" w:type="dxa"/>
          </w:tcPr>
          <w:p w14:paraId="664913C0" w14:textId="77777777" w:rsidR="00AD7E09" w:rsidRDefault="00AD7E09">
            <w:pPr>
              <w:rPr>
                <w:lang w:val="en-US"/>
              </w:rPr>
            </w:pPr>
            <w:r>
              <w:rPr>
                <w:lang w:val="en-US"/>
              </w:rPr>
              <w:t>Act [Icon]</w:t>
            </w:r>
          </w:p>
          <w:p w14:paraId="18E6A223" w14:textId="77777777" w:rsidR="00AD7E09" w:rsidRDefault="00AD7E09">
            <w:pPr>
              <w:rPr>
                <w:lang w:val="en-US"/>
              </w:rPr>
            </w:pPr>
          </w:p>
          <w:p w14:paraId="3DA946D3" w14:textId="1A6EF19C" w:rsidR="00AD7E09" w:rsidRDefault="00AD7E09">
            <w:pPr>
              <w:rPr>
                <w:lang w:val="en-US"/>
              </w:rPr>
            </w:pPr>
            <w:r w:rsidRPr="4CFDB656">
              <w:rPr>
                <w:lang w:eastAsia="en-GB"/>
              </w:rPr>
              <w:t>Take action to wave goodbye to single-use plastics.</w:t>
            </w:r>
            <w:commentRangeEnd w:id="29"/>
            <w:r w:rsidR="00B5014E">
              <w:rPr>
                <w:rStyle w:val="CommentReference"/>
              </w:rPr>
              <w:commentReference w:id="29"/>
            </w:r>
          </w:p>
        </w:tc>
      </w:tr>
      <w:tr w:rsidR="00A617FE" w14:paraId="437D8AAF" w14:textId="77777777" w:rsidTr="00AD7E09">
        <w:trPr>
          <w:ins w:id="31" w:author="Sarah Duffy" w:date="2025-09-30T13:56:00Z" w16du:dateUtc="2025-09-30T12:56:00Z"/>
        </w:trPr>
        <w:tc>
          <w:tcPr>
            <w:tcW w:w="10686" w:type="dxa"/>
            <w:gridSpan w:val="5"/>
          </w:tcPr>
          <w:p w14:paraId="09F2D261" w14:textId="3533FF74" w:rsidR="00A617FE" w:rsidRDefault="00A617FE">
            <w:pPr>
              <w:rPr>
                <w:ins w:id="32" w:author="Sarah Duffy" w:date="2025-09-30T13:56:00Z" w16du:dateUtc="2025-09-30T12:56:00Z"/>
                <w:lang w:val="en-US"/>
              </w:rPr>
            </w:pPr>
            <w:ins w:id="33" w:author="Sarah Duffy" w:date="2025-09-30T13:56:00Z" w16du:dateUtc="2025-09-30T12:56:00Z">
              <w:r>
                <w:rPr>
                  <w:noProof/>
                </w:rPr>
                <w:drawing>
                  <wp:inline distT="0" distB="0" distL="0" distR="0" wp14:anchorId="26DBE31A" wp14:editId="5CA42DBE">
                    <wp:extent cx="6645910" cy="1370330"/>
                    <wp:effectExtent l="0" t="0" r="2540" b="1270"/>
                    <wp:docPr id="84197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296" name=""/>
                            <pic:cNvPicPr/>
                          </pic:nvPicPr>
                          <pic:blipFill>
                            <a:blip r:embed="rId14"/>
                            <a:stretch>
                              <a:fillRect/>
                            </a:stretch>
                          </pic:blipFill>
                          <pic:spPr>
                            <a:xfrm>
                              <a:off x="0" y="0"/>
                              <a:ext cx="6645910" cy="1370330"/>
                            </a:xfrm>
                            <a:prstGeom prst="rect">
                              <a:avLst/>
                            </a:prstGeom>
                          </pic:spPr>
                        </pic:pic>
                      </a:graphicData>
                    </a:graphic>
                  </wp:inline>
                </w:drawing>
              </w:r>
            </w:ins>
          </w:p>
        </w:tc>
      </w:tr>
      <w:tr w:rsidR="00AD7E09" w14:paraId="1DF8AC96" w14:textId="77777777" w:rsidTr="00AD7E09">
        <w:tc>
          <w:tcPr>
            <w:tcW w:w="10686" w:type="dxa"/>
            <w:gridSpan w:val="5"/>
          </w:tcPr>
          <w:p w14:paraId="04798972" w14:textId="4B166550" w:rsidR="00AD7E09" w:rsidRDefault="00AD7E09">
            <w:pPr>
              <w:rPr>
                <w:lang w:val="en-US"/>
              </w:rPr>
            </w:pPr>
            <w:commentRangeStart w:id="34"/>
            <w:commentRangeStart w:id="35"/>
            <w:r>
              <w:rPr>
                <w:lang w:val="en-US"/>
              </w:rPr>
              <w:t xml:space="preserve">INSTAGRAM </w:t>
            </w:r>
            <w:commentRangeEnd w:id="34"/>
            <w:r w:rsidR="00D17D2B">
              <w:rPr>
                <w:rStyle w:val="CommentReference"/>
              </w:rPr>
              <w:commentReference w:id="34"/>
            </w:r>
            <w:commentRangeEnd w:id="35"/>
            <w:r w:rsidR="000428DB">
              <w:rPr>
                <w:rStyle w:val="CommentReference"/>
              </w:rPr>
              <w:commentReference w:id="35"/>
            </w:r>
            <w:r>
              <w:rPr>
                <w:lang w:val="en-US"/>
              </w:rPr>
              <w:t xml:space="preserve">LINK </w:t>
            </w:r>
            <w:commentRangeStart w:id="36"/>
            <w:commentRangeStart w:id="37"/>
            <w:r>
              <w:rPr>
                <w:lang w:val="en-US"/>
              </w:rPr>
              <w:t>– Lizzie idea.</w:t>
            </w:r>
            <w:commentRangeEnd w:id="36"/>
            <w:r>
              <w:rPr>
                <w:rStyle w:val="CommentReference"/>
              </w:rPr>
              <w:commentReference w:id="36"/>
            </w:r>
            <w:commentRangeEnd w:id="37"/>
            <w:r w:rsidR="00274269">
              <w:rPr>
                <w:rStyle w:val="CommentReference"/>
              </w:rPr>
              <w:commentReference w:id="37"/>
            </w:r>
          </w:p>
          <w:p w14:paraId="5436E187" w14:textId="77777777" w:rsidR="00D17D2B" w:rsidRDefault="00D17D2B">
            <w:pPr>
              <w:rPr>
                <w:lang w:val="en-US"/>
              </w:rPr>
            </w:pPr>
          </w:p>
          <w:p w14:paraId="613EFE32" w14:textId="224034EA" w:rsidR="00D17D2B" w:rsidRDefault="00D17D2B">
            <w:pPr>
              <w:rPr>
                <w:lang w:val="en-US"/>
              </w:rPr>
            </w:pPr>
            <w:r>
              <w:rPr>
                <w:noProof/>
              </w:rPr>
              <w:drawing>
                <wp:inline distT="0" distB="0" distL="0" distR="0" wp14:anchorId="143AB97F" wp14:editId="607EBBE7">
                  <wp:extent cx="4445000" cy="1974470"/>
                  <wp:effectExtent l="0" t="0" r="0" b="6985"/>
                  <wp:docPr id="13188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5764" name=""/>
                          <pic:cNvPicPr/>
                        </pic:nvPicPr>
                        <pic:blipFill>
                          <a:blip r:embed="rId15"/>
                          <a:stretch>
                            <a:fillRect/>
                          </a:stretch>
                        </pic:blipFill>
                        <pic:spPr>
                          <a:xfrm>
                            <a:off x="0" y="0"/>
                            <a:ext cx="4454337" cy="1978618"/>
                          </a:xfrm>
                          <a:prstGeom prst="rect">
                            <a:avLst/>
                          </a:prstGeom>
                        </pic:spPr>
                      </pic:pic>
                    </a:graphicData>
                  </a:graphic>
                </wp:inline>
              </w:drawing>
            </w:r>
          </w:p>
          <w:p w14:paraId="2FC7B4F1" w14:textId="77777777" w:rsidR="00D17D2B" w:rsidRDefault="00D17D2B">
            <w:pPr>
              <w:rPr>
                <w:lang w:val="en-US"/>
              </w:rPr>
            </w:pPr>
          </w:p>
          <w:p w14:paraId="4E1886D0" w14:textId="27383E48" w:rsidR="00D17D2B" w:rsidRDefault="00D17D2B">
            <w:pPr>
              <w:rPr>
                <w:lang w:val="en-US"/>
              </w:rPr>
            </w:pPr>
          </w:p>
        </w:tc>
      </w:tr>
      <w:tr w:rsidR="00AD7E09" w14:paraId="60228076" w14:textId="77777777" w:rsidTr="00AD7E09">
        <w:tc>
          <w:tcPr>
            <w:tcW w:w="10686" w:type="dxa"/>
            <w:gridSpan w:val="5"/>
          </w:tcPr>
          <w:p w14:paraId="23005DFD" w14:textId="00454E4B" w:rsidR="00AD7E09" w:rsidRDefault="00AD7E09">
            <w:pPr>
              <w:rPr>
                <w:lang w:val="en-US"/>
              </w:rPr>
            </w:pPr>
            <w:commentRangeStart w:id="38"/>
            <w:del w:id="39" w:author="Sarah Duffy" w:date="2025-09-30T13:56:00Z" w16du:dateUtc="2025-09-30T12:56:00Z">
              <w:r w:rsidDel="00A617FE">
                <w:rPr>
                  <w:noProof/>
                </w:rPr>
                <w:drawing>
                  <wp:inline distT="0" distB="0" distL="0" distR="0" wp14:anchorId="2E1E6160" wp14:editId="5E8A7990">
                    <wp:extent cx="6645910" cy="1370330"/>
                    <wp:effectExtent l="0" t="0" r="2540" b="1270"/>
                    <wp:docPr id="9422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296" name=""/>
                            <pic:cNvPicPr/>
                          </pic:nvPicPr>
                          <pic:blipFill>
                            <a:blip r:embed="rId14"/>
                            <a:stretch>
                              <a:fillRect/>
                            </a:stretch>
                          </pic:blipFill>
                          <pic:spPr>
                            <a:xfrm>
                              <a:off x="0" y="0"/>
                              <a:ext cx="6645910" cy="1370330"/>
                            </a:xfrm>
                            <a:prstGeom prst="rect">
                              <a:avLst/>
                            </a:prstGeom>
                          </pic:spPr>
                        </pic:pic>
                      </a:graphicData>
                    </a:graphic>
                  </wp:inline>
                </w:drawing>
              </w:r>
            </w:del>
            <w:commentRangeEnd w:id="38"/>
            <w:r w:rsidR="004E0E7E">
              <w:rPr>
                <w:rStyle w:val="CommentReference"/>
              </w:rPr>
              <w:commentReference w:id="38"/>
            </w:r>
          </w:p>
        </w:tc>
      </w:tr>
      <w:tr w:rsidR="001C6615" w14:paraId="1A2C9A19" w14:textId="77777777" w:rsidTr="00A62C5E">
        <w:tc>
          <w:tcPr>
            <w:tcW w:w="5343" w:type="dxa"/>
            <w:gridSpan w:val="2"/>
          </w:tcPr>
          <w:p w14:paraId="170D2D64" w14:textId="77777777" w:rsidR="001C6615" w:rsidRDefault="001C6615">
            <w:pPr>
              <w:rPr>
                <w:lang w:val="en-US"/>
              </w:rPr>
            </w:pPr>
            <w:r>
              <w:rPr>
                <w:noProof/>
              </w:rPr>
              <w:drawing>
                <wp:inline distT="0" distB="0" distL="0" distR="0" wp14:anchorId="0C11CD0E" wp14:editId="6410A984">
                  <wp:extent cx="3016250" cy="1173242"/>
                  <wp:effectExtent l="0" t="0" r="0" b="8255"/>
                  <wp:docPr id="166851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14518" name=""/>
                          <pic:cNvPicPr/>
                        </pic:nvPicPr>
                        <pic:blipFill>
                          <a:blip r:embed="rId16"/>
                          <a:stretch>
                            <a:fillRect/>
                          </a:stretch>
                        </pic:blipFill>
                        <pic:spPr>
                          <a:xfrm>
                            <a:off x="0" y="0"/>
                            <a:ext cx="3023091" cy="1175903"/>
                          </a:xfrm>
                          <a:prstGeom prst="rect">
                            <a:avLst/>
                          </a:prstGeom>
                        </pic:spPr>
                      </pic:pic>
                    </a:graphicData>
                  </a:graphic>
                </wp:inline>
              </w:drawing>
            </w:r>
          </w:p>
        </w:tc>
        <w:tc>
          <w:tcPr>
            <w:tcW w:w="5343" w:type="dxa"/>
            <w:gridSpan w:val="3"/>
          </w:tcPr>
          <w:p w14:paraId="7102F98D" w14:textId="5500180F" w:rsidR="001C6615" w:rsidRDefault="001C6615">
            <w:pPr>
              <w:rPr>
                <w:lang w:val="en-US"/>
              </w:rPr>
            </w:pPr>
            <w:ins w:id="40" w:author="Sarah Duffy" w:date="2025-10-01T09:53:00Z" w16du:dateUtc="2025-10-01T08:53:00Z">
              <w:r>
                <w:rPr>
                  <w:noProof/>
                </w:rPr>
                <w:drawing>
                  <wp:inline distT="0" distB="0" distL="0" distR="0" wp14:anchorId="7FA7C96B" wp14:editId="013CAA80">
                    <wp:extent cx="2980055" cy="994301"/>
                    <wp:effectExtent l="0" t="0" r="0" b="0"/>
                    <wp:docPr id="1387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969" name=""/>
                            <pic:cNvPicPr/>
                          </pic:nvPicPr>
                          <pic:blipFill>
                            <a:blip r:embed="rId17"/>
                            <a:stretch>
                              <a:fillRect/>
                            </a:stretch>
                          </pic:blipFill>
                          <pic:spPr>
                            <a:xfrm>
                              <a:off x="0" y="0"/>
                              <a:ext cx="3021389" cy="1008092"/>
                            </a:xfrm>
                            <a:prstGeom prst="rect">
                              <a:avLst/>
                            </a:prstGeom>
                          </pic:spPr>
                        </pic:pic>
                      </a:graphicData>
                    </a:graphic>
                  </wp:inline>
                </w:drawing>
              </w:r>
            </w:ins>
          </w:p>
        </w:tc>
      </w:tr>
      <w:tr w:rsidR="00AD7E09" w14:paraId="7E85892D" w14:textId="77777777" w:rsidTr="00AD7E09">
        <w:tc>
          <w:tcPr>
            <w:tcW w:w="10686" w:type="dxa"/>
            <w:gridSpan w:val="5"/>
          </w:tcPr>
          <w:p w14:paraId="48D71676" w14:textId="3F5B6095" w:rsidR="00AD7E09" w:rsidRDefault="00D17D2B">
            <w:pPr>
              <w:rPr>
                <w:noProof/>
              </w:rPr>
            </w:pPr>
            <w:r>
              <w:rPr>
                <w:noProof/>
              </w:rPr>
              <w:t xml:space="preserve">Website footer – what do we need here </w:t>
            </w:r>
            <w:commentRangeStart w:id="41"/>
            <w:r>
              <w:rPr>
                <w:noProof/>
              </w:rPr>
              <w:t>James</w:t>
            </w:r>
            <w:commentRangeEnd w:id="41"/>
            <w:r w:rsidR="00357BFA">
              <w:rPr>
                <w:rStyle w:val="CommentReference"/>
              </w:rPr>
              <w:commentReference w:id="41"/>
            </w:r>
            <w:r>
              <w:rPr>
                <w:noProof/>
              </w:rPr>
              <w:t xml:space="preserve">? </w:t>
            </w:r>
          </w:p>
        </w:tc>
      </w:tr>
    </w:tbl>
    <w:p w14:paraId="4B1EF1A5" w14:textId="77777777" w:rsidR="00E7373B" w:rsidRDefault="00E7373B">
      <w:pPr>
        <w:rPr>
          <w:lang w:val="en-US"/>
        </w:rPr>
      </w:pPr>
    </w:p>
    <w:p w14:paraId="7DCC9691" w14:textId="77777777" w:rsidR="00E7373B" w:rsidRDefault="00E7373B">
      <w:pPr>
        <w:rPr>
          <w:lang w:val="en-US"/>
        </w:rPr>
      </w:pPr>
    </w:p>
    <w:p w14:paraId="14C64A67" w14:textId="5A1A375A" w:rsidR="00E7373B" w:rsidDel="00A617FE" w:rsidRDefault="00E7373B">
      <w:pPr>
        <w:rPr>
          <w:del w:id="42" w:author="Sarah Duffy" w:date="2025-09-30T13:56:00Z" w16du:dateUtc="2025-09-30T12:56:00Z"/>
          <w:lang w:val="en-US"/>
        </w:rPr>
      </w:pPr>
    </w:p>
    <w:p w14:paraId="493647E7" w14:textId="3ACA5402" w:rsidR="005D7C86" w:rsidDel="00A617FE" w:rsidRDefault="005D7C86">
      <w:pPr>
        <w:rPr>
          <w:del w:id="43" w:author="Sarah Duffy" w:date="2025-09-30T13:56:00Z" w16du:dateUtc="2025-09-30T12:56:00Z"/>
          <w:lang w:val="en-US"/>
        </w:rPr>
      </w:pPr>
    </w:p>
    <w:p w14:paraId="3E624827" w14:textId="5E48C726" w:rsidR="005D7C86" w:rsidDel="00A617FE" w:rsidRDefault="005D7C86">
      <w:pPr>
        <w:rPr>
          <w:del w:id="44" w:author="Sarah Duffy" w:date="2025-09-30T13:56:00Z" w16du:dateUtc="2025-09-30T12:56:00Z"/>
          <w:lang w:val="en-US"/>
        </w:rPr>
      </w:pPr>
    </w:p>
    <w:p w14:paraId="2D4CEB81" w14:textId="290CE1E2" w:rsidR="005D7C86" w:rsidDel="00A617FE" w:rsidRDefault="005D7C86" w:rsidP="005D7C86">
      <w:pPr>
        <w:jc w:val="center"/>
        <w:rPr>
          <w:del w:id="45" w:author="Sarah Duffy" w:date="2025-09-30T13:56:00Z" w16du:dateUtc="2025-09-30T12:56:00Z"/>
          <w:lang w:val="en-US"/>
        </w:rPr>
      </w:pPr>
    </w:p>
    <w:p w14:paraId="6C1FE91B" w14:textId="77777777" w:rsidR="005D7C86" w:rsidRPr="005D7C86" w:rsidRDefault="005D7C86" w:rsidP="005D7C86">
      <w:pPr>
        <w:jc w:val="center"/>
        <w:rPr>
          <w:lang w:val="en-US"/>
        </w:rPr>
      </w:pPr>
    </w:p>
    <w:sectPr w:rsidR="005D7C86" w:rsidRPr="005D7C86" w:rsidSect="00F73518">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Simpson" w:date="2025-09-26T16:27:00Z" w:initials="JS">
    <w:p w14:paraId="73A048F4" w14:textId="720D3B0B" w:rsidR="005E55E5" w:rsidRDefault="005E55E5">
      <w:pPr>
        <w:pStyle w:val="CommentText"/>
      </w:pPr>
      <w:r>
        <w:rPr>
          <w:rStyle w:val="CommentReference"/>
        </w:rPr>
        <w:annotationRef/>
      </w:r>
      <w:r>
        <w:t xml:space="preserve">Minimum or maximum? i.e. do you mean keeping any text overlays to a minimum, OR keeping text overlays to a minimum number of words (i.e. have a minimum word count)? </w:t>
      </w:r>
    </w:p>
  </w:comment>
  <w:comment w:id="1" w:author="Sarah Duffy" w:date="2025-09-30T10:55:00Z" w:initials="SD">
    <w:p w14:paraId="4EEFC104" w14:textId="77777777" w:rsidR="00515805" w:rsidRDefault="00515805" w:rsidP="00515805">
      <w:pPr>
        <w:pStyle w:val="CommentText"/>
      </w:pPr>
      <w:r>
        <w:rPr>
          <w:rStyle w:val="CommentReference"/>
        </w:rPr>
        <w:annotationRef/>
      </w:r>
      <w:r>
        <w:t>I meant to a minimum… keep them short!</w:t>
      </w:r>
    </w:p>
  </w:comment>
  <w:comment w:id="4" w:author="Sarah Duffy" w:date="2025-09-26T14:56:00Z" w:initials="SD">
    <w:p w14:paraId="1080ABDD" w14:textId="371973FE" w:rsidR="00E7373B" w:rsidRDefault="00E7373B" w:rsidP="00E7373B">
      <w:pPr>
        <w:pStyle w:val="CommentText"/>
      </w:pPr>
      <w:r>
        <w:rPr>
          <w:rStyle w:val="CommentReference"/>
        </w:rPr>
        <w:annotationRef/>
      </w:r>
      <w:r>
        <w:t xml:space="preserve">JAMES - any implications for our brand colours here? </w:t>
      </w:r>
    </w:p>
  </w:comment>
  <w:comment w:id="7" w:author="Sarah Duffy" w:date="2025-09-26T16:03:00Z" w:initials="SD">
    <w:p w14:paraId="04D9AE32" w14:textId="77777777" w:rsidR="00D17D2B" w:rsidRDefault="00D17D2B" w:rsidP="00D17D2B">
      <w:pPr>
        <w:pStyle w:val="CommentText"/>
      </w:pPr>
      <w:r>
        <w:rPr>
          <w:rStyle w:val="CommentReference"/>
        </w:rPr>
        <w:annotationRef/>
      </w:r>
      <w:r>
        <w:t xml:space="preserve">MAP hosted on separate page to avoid overcrowding the landing page, BUT make it easy to find in the nav bar. </w:t>
      </w:r>
    </w:p>
  </w:comment>
  <w:comment w:id="8" w:author="James Simpson" w:date="2025-09-26T16:30:00Z" w:initials="JS">
    <w:p w14:paraId="75BEB0CD" w14:textId="77777777" w:rsidR="00BF3FDA" w:rsidRDefault="008E650F">
      <w:pPr>
        <w:pStyle w:val="CommentText"/>
      </w:pPr>
      <w:r>
        <w:rPr>
          <w:rStyle w:val="CommentReference"/>
        </w:rPr>
        <w:annotationRef/>
      </w:r>
      <w:r>
        <w:t>Nav looks good. I suggest language is delivered via two-letter code, or flag.</w:t>
      </w:r>
    </w:p>
    <w:p w14:paraId="10CF4548" w14:textId="77777777" w:rsidR="00BF3FDA" w:rsidRDefault="00BF3FDA">
      <w:pPr>
        <w:pStyle w:val="CommentText"/>
      </w:pPr>
    </w:p>
    <w:p w14:paraId="0C54C615" w14:textId="66295C1B" w:rsidR="008E650F" w:rsidRDefault="00BF3FDA">
      <w:pPr>
        <w:pStyle w:val="CommentText"/>
      </w:pPr>
      <w:r>
        <w:t xml:space="preserve">There’s also the question of whether the nav bar disappears as you scroll down the page (common practice), or sticks around. </w:t>
      </w:r>
      <w:r w:rsidR="008E650F">
        <w:t xml:space="preserve"> </w:t>
      </w:r>
    </w:p>
  </w:comment>
  <w:comment w:id="9" w:author="Sarah Duffy" w:date="2025-09-26T15:36:00Z" w:initials="SD">
    <w:p w14:paraId="7FFBD2D3" w14:textId="4D85C606" w:rsidR="00F73518" w:rsidRDefault="00F73518" w:rsidP="00F73518">
      <w:pPr>
        <w:pStyle w:val="CommentText"/>
      </w:pPr>
      <w:r>
        <w:rPr>
          <w:rStyle w:val="CommentReference"/>
        </w:rPr>
        <w:annotationRef/>
      </w:r>
      <w:r>
        <w:t xml:space="preserve">JAMES- open to revisions 😉 </w:t>
      </w:r>
    </w:p>
  </w:comment>
  <w:comment w:id="10" w:author="James Simpson" w:date="2025-09-26T16:31:00Z" w:initials="JS">
    <w:p w14:paraId="6CE5D922" w14:textId="4C9BF2AA" w:rsidR="000F158D" w:rsidRDefault="000F158D">
      <w:pPr>
        <w:pStyle w:val="CommentText"/>
      </w:pPr>
      <w:r>
        <w:rPr>
          <w:rStyle w:val="CommentReference"/>
        </w:rPr>
        <w:annotationRef/>
      </w:r>
      <w:r>
        <w:t xml:space="preserve">Works for me. </w:t>
      </w:r>
    </w:p>
  </w:comment>
  <w:comment w:id="29" w:author="James Simpson" w:date="2025-09-26T16:34:00Z" w:initials="JS">
    <w:p w14:paraId="5366C220" w14:textId="77777777" w:rsidR="00274269" w:rsidRDefault="00B5014E">
      <w:pPr>
        <w:pStyle w:val="CommentText"/>
      </w:pPr>
      <w:r>
        <w:rPr>
          <w:rStyle w:val="CommentReference"/>
        </w:rPr>
        <w:annotationRef/>
      </w:r>
      <w:r w:rsidR="007463D0">
        <w:t xml:space="preserve">I think this area needs to work a little harder. On the current site, it’s not </w:t>
      </w:r>
      <w:r w:rsidR="0002179F">
        <w:t xml:space="preserve">selling the programme and – while I know you like the graphics </w:t>
      </w:r>
      <w:r w:rsidR="006A67E1">
        <w:t>–</w:t>
      </w:r>
      <w:r w:rsidR="0002179F">
        <w:t xml:space="preserve"> </w:t>
      </w:r>
      <w:r w:rsidR="006A67E1">
        <w:t>they could be more impactful.</w:t>
      </w:r>
      <w:r w:rsidR="00761C09">
        <w:t xml:space="preserve"> </w:t>
      </w:r>
    </w:p>
    <w:p w14:paraId="6C54BEF7" w14:textId="77777777" w:rsidR="00274269" w:rsidRDefault="00274269">
      <w:pPr>
        <w:pStyle w:val="CommentText"/>
      </w:pPr>
    </w:p>
    <w:p w14:paraId="31FB9833" w14:textId="09325E35" w:rsidR="00B5014E" w:rsidRDefault="00761C09">
      <w:pPr>
        <w:pStyle w:val="CommentText"/>
      </w:pPr>
      <w:r>
        <w:t xml:space="preserve">I really liked your suggestion of an example of each, with a real school photo. </w:t>
      </w:r>
      <w:r w:rsidR="00084B1D">
        <w:t xml:space="preserve">It’ll make the section taller, but is much richer content. The only question is how to integrate the photos and </w:t>
      </w:r>
      <w:r w:rsidR="00F34F4E">
        <w:t xml:space="preserve">graphics. I might have a play with that on the AI. </w:t>
      </w:r>
    </w:p>
  </w:comment>
  <w:comment w:id="34" w:author="Sarah Duffy" w:date="2025-09-26T16:04:00Z" w:initials="SD">
    <w:p w14:paraId="56C83035" w14:textId="77777777" w:rsidR="00D17D2B" w:rsidRDefault="00D17D2B" w:rsidP="00D17D2B">
      <w:pPr>
        <w:pStyle w:val="CommentText"/>
      </w:pPr>
      <w:r>
        <w:rPr>
          <w:rStyle w:val="CommentReference"/>
        </w:rPr>
        <w:annotationRef/>
      </w:r>
      <w:r>
        <w:t xml:space="preserve">JAMES- include this section instead of the global section in your draft? I don’t think we need both on this page. Perhaps we use your global section to curate content on the Inspiration page? </w:t>
      </w:r>
    </w:p>
  </w:comment>
  <w:comment w:id="35" w:author="James Simpson" w:date="2025-09-26T16:36:00Z" w:initials="JS">
    <w:p w14:paraId="13A45CF5" w14:textId="219A38C4" w:rsidR="000428DB" w:rsidRDefault="000428DB">
      <w:pPr>
        <w:pStyle w:val="CommentText"/>
      </w:pPr>
      <w:r>
        <w:rPr>
          <w:rStyle w:val="CommentReference"/>
        </w:rPr>
        <w:annotationRef/>
      </w:r>
      <w:r>
        <w:t xml:space="preserve">Sounds good. </w:t>
      </w:r>
    </w:p>
  </w:comment>
  <w:comment w:id="36" w:author="Sarah Duffy" w:date="2025-09-26T15:53:00Z" w:initials="SD">
    <w:p w14:paraId="33BA2726" w14:textId="4D9FFC9F" w:rsidR="00AD7E09" w:rsidRDefault="00AD7E09" w:rsidP="00AD7E09">
      <w:pPr>
        <w:pStyle w:val="CommentText"/>
      </w:pPr>
      <w:r>
        <w:rPr>
          <w:rStyle w:val="CommentReference"/>
        </w:rPr>
        <w:annotationRef/>
      </w:r>
      <w:r>
        <w:t xml:space="preserve">Keeps the page relevant and fresh. Can showcase school action more frequently in revised comms plan. </w:t>
      </w:r>
    </w:p>
  </w:comment>
  <w:comment w:id="37" w:author="James Simpson" w:date="2025-09-26T16:36:00Z" w:initials="JS">
    <w:p w14:paraId="58044817" w14:textId="7BE30A55" w:rsidR="00274269" w:rsidRDefault="00274269">
      <w:pPr>
        <w:pStyle w:val="CommentText"/>
      </w:pPr>
      <w:r>
        <w:rPr>
          <w:rStyle w:val="CommentReference"/>
        </w:rPr>
        <w:annotationRef/>
      </w:r>
      <w:r>
        <w:t xml:space="preserve">Agreed – although a better layout than this! </w:t>
      </w:r>
      <w:r w:rsidR="00F8623F">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F8623F">
        <w:t xml:space="preserve"> </w:t>
      </w:r>
    </w:p>
  </w:comment>
  <w:comment w:id="38" w:author="James Simpson" w:date="2025-09-26T16:38:00Z" w:initials="JS">
    <w:p w14:paraId="78F2E89E" w14:textId="77777777" w:rsidR="004E0E7E" w:rsidRDefault="004E0E7E">
      <w:pPr>
        <w:pStyle w:val="CommentText"/>
      </w:pPr>
      <w:r>
        <w:rPr>
          <w:rStyle w:val="CommentReference"/>
        </w:rPr>
        <w:annotationRef/>
      </w:r>
      <w:r>
        <w:t xml:space="preserve">I’m wondering about putting this above the Instagram content. It feels like a long way down the page to get to the second sign-up link. </w:t>
      </w:r>
      <w:r w:rsidR="003357B9">
        <w:t xml:space="preserve">If we were a commercial site, we’d have another one after the video. That might be a bit pushy for teachers, but I think having this one higher would solve that. </w:t>
      </w:r>
    </w:p>
    <w:p w14:paraId="0502F490" w14:textId="77777777" w:rsidR="003357B9" w:rsidRDefault="003357B9">
      <w:pPr>
        <w:pStyle w:val="CommentText"/>
      </w:pPr>
    </w:p>
    <w:p w14:paraId="1A8A6E82" w14:textId="77777777" w:rsidR="003357B9" w:rsidRDefault="003357B9">
      <w:pPr>
        <w:pStyle w:val="CommentText"/>
      </w:pPr>
      <w:r>
        <w:t xml:space="preserve">That also separates out the implied CTA of the Instagram feed (which is ‘follow us on Instagram’) </w:t>
      </w:r>
      <w:r w:rsidR="00357BFA">
        <w:t xml:space="preserve">– probably a good idea. </w:t>
      </w:r>
    </w:p>
    <w:p w14:paraId="7D66F8EC" w14:textId="77777777" w:rsidR="006E56C2" w:rsidRDefault="006E56C2">
      <w:pPr>
        <w:pStyle w:val="CommentText"/>
      </w:pPr>
    </w:p>
    <w:p w14:paraId="3B650057" w14:textId="1271BF4B" w:rsidR="006E56C2" w:rsidRDefault="006E56C2">
      <w:pPr>
        <w:pStyle w:val="CommentText"/>
      </w:pPr>
      <w:r>
        <w:t xml:space="preserve">This might </w:t>
      </w:r>
      <w:r w:rsidR="000F3AB3">
        <w:t xml:space="preserve">also </w:t>
      </w:r>
      <w:r>
        <w:t xml:space="preserve">be an opportunity for a second button. E.g. ‘Not sure yet?’ </w:t>
      </w:r>
      <w:r w:rsidR="000539D5">
        <w:t xml:space="preserve">to take people to the Inspiration page. </w:t>
      </w:r>
    </w:p>
  </w:comment>
  <w:comment w:id="41" w:author="James Simpson" w:date="2025-09-26T16:39:00Z" w:initials="JS">
    <w:p w14:paraId="36864D0E" w14:textId="044C3E94" w:rsidR="00357BFA" w:rsidRDefault="00357BFA">
      <w:pPr>
        <w:pStyle w:val="CommentText"/>
      </w:pPr>
      <w:r>
        <w:rPr>
          <w:rStyle w:val="CommentReference"/>
        </w:rPr>
        <w:annotationRef/>
      </w:r>
      <w:r w:rsidR="00693320">
        <w:t xml:space="preserve">Charity number, contact details, </w:t>
      </w:r>
      <w:r w:rsidR="001C7033">
        <w:t xml:space="preserve">office </w:t>
      </w:r>
      <w:r w:rsidR="003A60A2">
        <w:t xml:space="preserve">address, </w:t>
      </w:r>
      <w:r w:rsidR="00F61E69">
        <w:t xml:space="preserve">newsletter sign-up, </w:t>
      </w:r>
      <w:r w:rsidR="00693320">
        <w:t>privacy statement. It’s also common to have a repeat of the top level nav as a list</w:t>
      </w:r>
      <w:r w:rsidR="00E877B1">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A048F4" w15:done="1"/>
  <w15:commentEx w15:paraId="4EEFC104" w15:paraIdParent="73A048F4" w15:done="1"/>
  <w15:commentEx w15:paraId="1080ABDD" w15:done="1"/>
  <w15:commentEx w15:paraId="04D9AE32" w15:done="0"/>
  <w15:commentEx w15:paraId="0C54C615" w15:paraIdParent="04D9AE32" w15:done="0"/>
  <w15:commentEx w15:paraId="7FFBD2D3" w15:done="1"/>
  <w15:commentEx w15:paraId="6CE5D922" w15:paraIdParent="7FFBD2D3" w15:done="1"/>
  <w15:commentEx w15:paraId="31FB9833" w15:done="0"/>
  <w15:commentEx w15:paraId="56C83035" w15:done="1"/>
  <w15:commentEx w15:paraId="13A45CF5" w15:paraIdParent="56C83035" w15:done="1"/>
  <w15:commentEx w15:paraId="33BA2726" w15:done="1"/>
  <w15:commentEx w15:paraId="58044817" w15:paraIdParent="33BA2726" w15:done="1"/>
  <w15:commentEx w15:paraId="3B650057" w15:done="0"/>
  <w15:commentEx w15:paraId="36864D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813D83" w16cex:dateUtc="2025-09-26T15:27:00Z"/>
  <w16cex:commentExtensible w16cex:durableId="007E973C" w16cex:dateUtc="2025-09-30T09:55:00Z"/>
  <w16cex:commentExtensible w16cex:durableId="0407DBB3" w16cex:dateUtc="2025-09-26T13:56:00Z"/>
  <w16cex:commentExtensible w16cex:durableId="0574D71A" w16cex:dateUtc="2025-09-26T15:03:00Z"/>
  <w16cex:commentExtensible w16cex:durableId="2C813E1E" w16cex:dateUtc="2025-09-26T15:30:00Z"/>
  <w16cex:commentExtensible w16cex:durableId="1376BA33" w16cex:dateUtc="2025-09-26T14:36:00Z"/>
  <w16cex:commentExtensible w16cex:durableId="2C813E5E" w16cex:dateUtc="2025-09-26T15:31:00Z"/>
  <w16cex:commentExtensible w16cex:durableId="2C813EFC" w16cex:dateUtc="2025-09-26T15:34:00Z">
    <w16cex:extLst>
      <w16:ext w16:uri="{CE6994B0-6A32-4C9F-8C6B-6E91EDA988CE}">
        <cr:reactions xmlns:cr="http://schemas.microsoft.com/office/comments/2020/reactions">
          <cr:reaction reactionType="1">
            <cr:reactionInfo dateUtc="2025-09-30T12:55:21Z">
              <cr:user userId="S::sarah@commonseas.com::ca92ddb4-4620-4127-97b1-8232d187080b" userProvider="AD" userName="Sarah Duffy"/>
            </cr:reactionInfo>
          </cr:reaction>
        </cr:reactions>
      </w16:ext>
    </w16cex:extLst>
  </w16cex:commentExtensible>
  <w16cex:commentExtensible w16cex:durableId="4C161A73" w16cex:dateUtc="2025-09-26T15:04:00Z"/>
  <w16cex:commentExtensible w16cex:durableId="2C813F79" w16cex:dateUtc="2025-09-26T15:36:00Z"/>
  <w16cex:commentExtensible w16cex:durableId="320EC3F3" w16cex:dateUtc="2025-09-26T14:53:00Z"/>
  <w16cex:commentExtensible w16cex:durableId="2C813F9D" w16cex:dateUtc="2025-09-26T15:36:00Z"/>
  <w16cex:commentExtensible w16cex:durableId="2C813FFB" w16cex:dateUtc="2025-09-26T15:38:00Z"/>
  <w16cex:commentExtensible w16cex:durableId="2C81405E" w16cex:dateUtc="2025-09-26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A048F4" w16cid:durableId="2C813D83"/>
  <w16cid:commentId w16cid:paraId="4EEFC104" w16cid:durableId="007E973C"/>
  <w16cid:commentId w16cid:paraId="1080ABDD" w16cid:durableId="0407DBB3"/>
  <w16cid:commentId w16cid:paraId="04D9AE32" w16cid:durableId="0574D71A"/>
  <w16cid:commentId w16cid:paraId="0C54C615" w16cid:durableId="2C813E1E"/>
  <w16cid:commentId w16cid:paraId="7FFBD2D3" w16cid:durableId="1376BA33"/>
  <w16cid:commentId w16cid:paraId="6CE5D922" w16cid:durableId="2C813E5E"/>
  <w16cid:commentId w16cid:paraId="31FB9833" w16cid:durableId="2C813EFC"/>
  <w16cid:commentId w16cid:paraId="56C83035" w16cid:durableId="4C161A73"/>
  <w16cid:commentId w16cid:paraId="13A45CF5" w16cid:durableId="2C813F79"/>
  <w16cid:commentId w16cid:paraId="33BA2726" w16cid:durableId="320EC3F3"/>
  <w16cid:commentId w16cid:paraId="58044817" w16cid:durableId="2C813F9D"/>
  <w16cid:commentId w16cid:paraId="3B650057" w16cid:durableId="2C813FFB"/>
  <w16cid:commentId w16cid:paraId="36864D0E" w16cid:durableId="2C8140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Duffy">
    <w15:presenceInfo w15:providerId="AD" w15:userId="S::sarah@commonseas.com::ca92ddb4-4620-4127-97b1-8232d187080b"/>
  </w15:person>
  <w15:person w15:author="James Simpson">
    <w15:presenceInfo w15:providerId="AD" w15:userId="S::james@commonseas.com::35a52676-2819-417f-bf3b-192e5d773a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C86"/>
    <w:rsid w:val="0002179F"/>
    <w:rsid w:val="000428DB"/>
    <w:rsid w:val="000539D5"/>
    <w:rsid w:val="00084B1D"/>
    <w:rsid w:val="000C7333"/>
    <w:rsid w:val="000E29B8"/>
    <w:rsid w:val="000F158D"/>
    <w:rsid w:val="000F3AB3"/>
    <w:rsid w:val="00113055"/>
    <w:rsid w:val="00132FAC"/>
    <w:rsid w:val="00136026"/>
    <w:rsid w:val="001572F0"/>
    <w:rsid w:val="0016769F"/>
    <w:rsid w:val="001C6615"/>
    <w:rsid w:val="001C7033"/>
    <w:rsid w:val="00274269"/>
    <w:rsid w:val="003357B9"/>
    <w:rsid w:val="00357BFA"/>
    <w:rsid w:val="003A60A2"/>
    <w:rsid w:val="003D5BA3"/>
    <w:rsid w:val="003E23DF"/>
    <w:rsid w:val="004E0E7E"/>
    <w:rsid w:val="004F2048"/>
    <w:rsid w:val="00515805"/>
    <w:rsid w:val="00585695"/>
    <w:rsid w:val="005B21EC"/>
    <w:rsid w:val="005B3B0D"/>
    <w:rsid w:val="005D7C86"/>
    <w:rsid w:val="005E55E5"/>
    <w:rsid w:val="00606336"/>
    <w:rsid w:val="00666B79"/>
    <w:rsid w:val="00693320"/>
    <w:rsid w:val="006A3FC3"/>
    <w:rsid w:val="006A67E1"/>
    <w:rsid w:val="006C0D92"/>
    <w:rsid w:val="006E56C2"/>
    <w:rsid w:val="006F3CAA"/>
    <w:rsid w:val="00705B70"/>
    <w:rsid w:val="00744FBC"/>
    <w:rsid w:val="007463D0"/>
    <w:rsid w:val="00761C09"/>
    <w:rsid w:val="00772AE9"/>
    <w:rsid w:val="007B108D"/>
    <w:rsid w:val="007B73FD"/>
    <w:rsid w:val="007C5CCF"/>
    <w:rsid w:val="007F388E"/>
    <w:rsid w:val="00862D6B"/>
    <w:rsid w:val="00870ABB"/>
    <w:rsid w:val="0087481D"/>
    <w:rsid w:val="008A12AD"/>
    <w:rsid w:val="008E650F"/>
    <w:rsid w:val="00971554"/>
    <w:rsid w:val="009A58EC"/>
    <w:rsid w:val="009B1C98"/>
    <w:rsid w:val="00A3279D"/>
    <w:rsid w:val="00A617FE"/>
    <w:rsid w:val="00AA67AE"/>
    <w:rsid w:val="00AD333A"/>
    <w:rsid w:val="00AD7E09"/>
    <w:rsid w:val="00B5014E"/>
    <w:rsid w:val="00BD3A30"/>
    <w:rsid w:val="00BE33F7"/>
    <w:rsid w:val="00BF3FDA"/>
    <w:rsid w:val="00D17D2B"/>
    <w:rsid w:val="00E3237B"/>
    <w:rsid w:val="00E6320E"/>
    <w:rsid w:val="00E7373B"/>
    <w:rsid w:val="00E75A74"/>
    <w:rsid w:val="00E877B1"/>
    <w:rsid w:val="00EA2E9C"/>
    <w:rsid w:val="00F34F4E"/>
    <w:rsid w:val="00F53E83"/>
    <w:rsid w:val="00F544FA"/>
    <w:rsid w:val="00F61E69"/>
    <w:rsid w:val="00F73518"/>
    <w:rsid w:val="00F81D3A"/>
    <w:rsid w:val="00F8623F"/>
    <w:rsid w:val="00F8703F"/>
    <w:rsid w:val="54D9AB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CC43"/>
  <w15:chartTrackingRefBased/>
  <w15:docId w15:val="{B0693CDA-DAAE-4654-B62B-214FC1CE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C86"/>
    <w:rPr>
      <w:rFonts w:eastAsiaTheme="majorEastAsia" w:cstheme="majorBidi"/>
      <w:color w:val="272727" w:themeColor="text1" w:themeTint="D8"/>
    </w:rPr>
  </w:style>
  <w:style w:type="paragraph" w:styleId="Title">
    <w:name w:val="Title"/>
    <w:basedOn w:val="Normal"/>
    <w:next w:val="Normal"/>
    <w:link w:val="TitleChar"/>
    <w:uiPriority w:val="10"/>
    <w:qFormat/>
    <w:rsid w:val="005D7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C86"/>
    <w:pPr>
      <w:spacing w:before="160"/>
      <w:jc w:val="center"/>
    </w:pPr>
    <w:rPr>
      <w:i/>
      <w:iCs/>
      <w:color w:val="404040" w:themeColor="text1" w:themeTint="BF"/>
    </w:rPr>
  </w:style>
  <w:style w:type="character" w:customStyle="1" w:styleId="QuoteChar">
    <w:name w:val="Quote Char"/>
    <w:basedOn w:val="DefaultParagraphFont"/>
    <w:link w:val="Quote"/>
    <w:uiPriority w:val="29"/>
    <w:rsid w:val="005D7C86"/>
    <w:rPr>
      <w:i/>
      <w:iCs/>
      <w:color w:val="404040" w:themeColor="text1" w:themeTint="BF"/>
    </w:rPr>
  </w:style>
  <w:style w:type="paragraph" w:styleId="ListParagraph">
    <w:name w:val="List Paragraph"/>
    <w:basedOn w:val="Normal"/>
    <w:uiPriority w:val="34"/>
    <w:qFormat/>
    <w:rsid w:val="005D7C86"/>
    <w:pPr>
      <w:ind w:left="720"/>
      <w:contextualSpacing/>
    </w:pPr>
  </w:style>
  <w:style w:type="character" w:styleId="IntenseEmphasis">
    <w:name w:val="Intense Emphasis"/>
    <w:basedOn w:val="DefaultParagraphFont"/>
    <w:uiPriority w:val="21"/>
    <w:qFormat/>
    <w:rsid w:val="005D7C86"/>
    <w:rPr>
      <w:i/>
      <w:iCs/>
      <w:color w:val="0F4761" w:themeColor="accent1" w:themeShade="BF"/>
    </w:rPr>
  </w:style>
  <w:style w:type="paragraph" w:styleId="IntenseQuote">
    <w:name w:val="Intense Quote"/>
    <w:basedOn w:val="Normal"/>
    <w:next w:val="Normal"/>
    <w:link w:val="IntenseQuoteChar"/>
    <w:uiPriority w:val="30"/>
    <w:qFormat/>
    <w:rsid w:val="005D7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C86"/>
    <w:rPr>
      <w:i/>
      <w:iCs/>
      <w:color w:val="0F4761" w:themeColor="accent1" w:themeShade="BF"/>
    </w:rPr>
  </w:style>
  <w:style w:type="character" w:styleId="IntenseReference">
    <w:name w:val="Intense Reference"/>
    <w:basedOn w:val="DefaultParagraphFont"/>
    <w:uiPriority w:val="32"/>
    <w:qFormat/>
    <w:rsid w:val="005D7C86"/>
    <w:rPr>
      <w:b/>
      <w:bCs/>
      <w:smallCaps/>
      <w:color w:val="0F4761" w:themeColor="accent1" w:themeShade="BF"/>
      <w:spacing w:val="5"/>
    </w:rPr>
  </w:style>
  <w:style w:type="character" w:styleId="CommentReference">
    <w:name w:val="annotation reference"/>
    <w:basedOn w:val="DefaultParagraphFont"/>
    <w:uiPriority w:val="99"/>
    <w:semiHidden/>
    <w:unhideWhenUsed/>
    <w:rsid w:val="00E7373B"/>
    <w:rPr>
      <w:sz w:val="16"/>
      <w:szCs w:val="16"/>
    </w:rPr>
  </w:style>
  <w:style w:type="paragraph" w:styleId="CommentText">
    <w:name w:val="annotation text"/>
    <w:basedOn w:val="Normal"/>
    <w:link w:val="CommentTextChar"/>
    <w:uiPriority w:val="99"/>
    <w:unhideWhenUsed/>
    <w:rsid w:val="00E7373B"/>
    <w:pPr>
      <w:spacing w:line="240" w:lineRule="auto"/>
    </w:pPr>
    <w:rPr>
      <w:sz w:val="20"/>
      <w:szCs w:val="20"/>
    </w:rPr>
  </w:style>
  <w:style w:type="character" w:customStyle="1" w:styleId="CommentTextChar">
    <w:name w:val="Comment Text Char"/>
    <w:basedOn w:val="DefaultParagraphFont"/>
    <w:link w:val="CommentText"/>
    <w:uiPriority w:val="99"/>
    <w:rsid w:val="00E7373B"/>
    <w:rPr>
      <w:sz w:val="20"/>
      <w:szCs w:val="20"/>
    </w:rPr>
  </w:style>
  <w:style w:type="paragraph" w:styleId="CommentSubject">
    <w:name w:val="annotation subject"/>
    <w:basedOn w:val="CommentText"/>
    <w:next w:val="CommentText"/>
    <w:link w:val="CommentSubjectChar"/>
    <w:uiPriority w:val="99"/>
    <w:semiHidden/>
    <w:unhideWhenUsed/>
    <w:rsid w:val="00E7373B"/>
    <w:rPr>
      <w:b/>
      <w:bCs/>
    </w:rPr>
  </w:style>
  <w:style w:type="character" w:customStyle="1" w:styleId="CommentSubjectChar">
    <w:name w:val="Comment Subject Char"/>
    <w:basedOn w:val="CommentTextChar"/>
    <w:link w:val="CommentSubject"/>
    <w:uiPriority w:val="99"/>
    <w:semiHidden/>
    <w:rsid w:val="00E7373B"/>
    <w:rPr>
      <w:b/>
      <w:bCs/>
      <w:sz w:val="20"/>
      <w:szCs w:val="20"/>
    </w:rPr>
  </w:style>
  <w:style w:type="table" w:styleId="TableGrid">
    <w:name w:val="Table Grid"/>
    <w:basedOn w:val="TableNormal"/>
    <w:uiPriority w:val="39"/>
    <w:rsid w:val="00E73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856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f7c51f-8958-4cb5-b692-975806f17f35" xsi:nil="true"/>
    <lcf76f155ced4ddcb4097134ff3c332f xmlns="764ce334-4dea-4cda-96fd-5a46cc3154a2">
      <Terms xmlns="http://schemas.microsoft.com/office/infopath/2007/PartnerControls"/>
    </lcf76f155ced4ddcb4097134ff3c332f>
    <_Flow_SignoffStatus xmlns="764ce334-4dea-4cda-96fd-5a46cc3154a2" xsi:nil="true"/>
    <Thumbnail xmlns="764ce334-4dea-4cda-96fd-5a46cc3154a2" xsi:nil="true"/>
    <Filepath xmlns="764ce334-4dea-4cda-96fd-5a46cc3154a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F3CADEC272EC47A0E7F131D361E962" ma:contentTypeVersion="22" ma:contentTypeDescription="Create a new document." ma:contentTypeScope="" ma:versionID="274e6bbbca636df64a97e8f103250a57">
  <xsd:schema xmlns:xsd="http://www.w3.org/2001/XMLSchema" xmlns:xs="http://www.w3.org/2001/XMLSchema" xmlns:p="http://schemas.microsoft.com/office/2006/metadata/properties" xmlns:ns2="764ce334-4dea-4cda-96fd-5a46cc3154a2" xmlns:ns3="edf7c51f-8958-4cb5-b692-975806f17f35" targetNamespace="http://schemas.microsoft.com/office/2006/metadata/properties" ma:root="true" ma:fieldsID="83f04cb700218d5b553cd8568df2ea4d" ns2:_="" ns3:_="">
    <xsd:import namespace="764ce334-4dea-4cda-96fd-5a46cc3154a2"/>
    <xsd:import namespace="edf7c51f-8958-4cb5-b692-975806f17f3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humbnail" minOccurs="0"/>
                <xsd:element ref="ns2:MediaServiceBillingMetadata" minOccurs="0"/>
                <xsd:element ref="ns2:File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4ce334-4dea-4cda-96fd-5a46cc3154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Flow_SignoffStatus" ma:index="20"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9affbd4-4267-4163-968f-31649eba30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Thumbnail" ma:index="27" nillable="true" ma:displayName="Thumbnail" ma:format="Thumbnail" ma:internalName="Thumbnail">
      <xsd:simpleType>
        <xsd:restriction base="dms:Unknown"/>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Filepath" ma:index="29" nillable="true" ma:displayName="Filepath" ma:internalName="Filepath">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f7c51f-8958-4cb5-b692-975806f17f3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2c46cc1-e504-45ce-b475-70eb2bc32c3b}" ma:internalName="TaxCatchAll" ma:showField="CatchAllData" ma:web="edf7c51f-8958-4cb5-b692-975806f17f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1C937-177B-4D46-AA51-4227FF77B9DF}">
  <ds:schemaRefs>
    <ds:schemaRef ds:uri="http://schemas.microsoft.com/office/2006/metadata/properties"/>
    <ds:schemaRef ds:uri="http://schemas.microsoft.com/office/infopath/2007/PartnerControls"/>
    <ds:schemaRef ds:uri="edf7c51f-8958-4cb5-b692-975806f17f35"/>
    <ds:schemaRef ds:uri="764ce334-4dea-4cda-96fd-5a46cc3154a2"/>
  </ds:schemaRefs>
</ds:datastoreItem>
</file>

<file path=customXml/itemProps2.xml><?xml version="1.0" encoding="utf-8"?>
<ds:datastoreItem xmlns:ds="http://schemas.openxmlformats.org/officeDocument/2006/customXml" ds:itemID="{08E9190A-F329-4D49-BED6-E6B6C3AE5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4ce334-4dea-4cda-96fd-5a46cc3154a2"/>
    <ds:schemaRef ds:uri="edf7c51f-8958-4cb5-b692-975806f17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FBF9BF-38CC-4A5C-8302-2DE3CC8025F8}">
  <ds:schemaRefs>
    <ds:schemaRef ds:uri="http://schemas.microsoft.com/sharepoint/v3/contenttype/forms"/>
  </ds:schemaRefs>
</ds:datastoreItem>
</file>

<file path=customXml/itemProps4.xml><?xml version="1.0" encoding="utf-8"?>
<ds:datastoreItem xmlns:ds="http://schemas.openxmlformats.org/officeDocument/2006/customXml" ds:itemID="{D9FB273A-BF24-43FD-849C-37444EFBC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5502</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Duffy</dc:creator>
  <cp:keywords/>
  <dc:description/>
  <cp:lastModifiedBy>Sarah Duffy</cp:lastModifiedBy>
  <cp:revision>27</cp:revision>
  <dcterms:created xsi:type="dcterms:W3CDTF">2025-09-26T13:46:00Z</dcterms:created>
  <dcterms:modified xsi:type="dcterms:W3CDTF">2025-10-01T08:53:00Z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0x0101008DF3CADEC272EC47A0E7F131D361E962</vt:lpwstr>
  </property>
  <property fmtid="{D5CDD505-2E9C-101B-9397-08002B2CF9AE}" pid="3" name="MediaServiceImageTags">
    <vt:lpwstr/>
  </property>
</Properties>
</file>